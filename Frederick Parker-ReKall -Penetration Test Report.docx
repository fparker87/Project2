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996AC" w14:textId="77777777" w:rsidR="006B458C" w:rsidRDefault="006B458C">
      <w:pPr>
        <w:spacing w:line="276" w:lineRule="auto"/>
        <w:rPr>
          <w:rFonts w:ascii="Oswald Light" w:eastAsia="Oswald Light" w:hAnsi="Oswald Light" w:cs="Oswald Light"/>
          <w:color w:val="FFFFFF"/>
          <w:sz w:val="36"/>
          <w:szCs w:val="36"/>
        </w:rPr>
      </w:pPr>
    </w:p>
    <w:tbl>
      <w:tblPr>
        <w:tblStyle w:val="a"/>
        <w:tblW w:w="964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5"/>
      </w:tblGrid>
      <w:tr w:rsidR="006B458C" w14:paraId="0967FE63" w14:textId="77777777">
        <w:trPr>
          <w:trHeight w:val="560"/>
        </w:trPr>
        <w:tc>
          <w:tcPr>
            <w:tcW w:w="9645" w:type="dxa"/>
            <w:tcBorders>
              <w:top w:val="single" w:sz="8" w:space="0" w:color="FFFFFF"/>
              <w:left w:val="single" w:sz="8" w:space="0" w:color="FFFFFF"/>
              <w:bottom w:val="single" w:sz="8" w:space="0" w:color="FFFFFF"/>
              <w:right w:val="single" w:sz="8" w:space="0" w:color="FFFFFF"/>
            </w:tcBorders>
            <w:shd w:val="clear" w:color="auto" w:fill="000000"/>
            <w:tcMar>
              <w:top w:w="100" w:type="dxa"/>
              <w:left w:w="100" w:type="dxa"/>
              <w:bottom w:w="100" w:type="dxa"/>
              <w:right w:w="100" w:type="dxa"/>
            </w:tcMar>
          </w:tcPr>
          <w:p w14:paraId="411623CB" w14:textId="77777777" w:rsidR="006B458C" w:rsidRDefault="00000000">
            <w:pPr>
              <w:widowControl w:val="0"/>
              <w:ind w:left="270"/>
              <w:rPr>
                <w:rFonts w:ascii="Oswald Light" w:eastAsia="Oswald Light" w:hAnsi="Oswald Light" w:cs="Oswald Light"/>
                <w:color w:val="FFFFFF"/>
                <w:sz w:val="48"/>
                <w:szCs w:val="48"/>
              </w:rPr>
            </w:pPr>
            <w:r>
              <w:rPr>
                <w:noProof/>
                <w:sz w:val="22"/>
                <w:szCs w:val="22"/>
              </w:rPr>
              <w:drawing>
                <wp:inline distT="114300" distB="114300" distL="114300" distR="114300" wp14:anchorId="58FD9CC6" wp14:editId="1474337F">
                  <wp:extent cx="538163" cy="528884"/>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38163" cy="528884"/>
                          </a:xfrm>
                          <a:prstGeom prst="rect">
                            <a:avLst/>
                          </a:prstGeom>
                          <a:ln/>
                        </pic:spPr>
                      </pic:pic>
                    </a:graphicData>
                  </a:graphic>
                </wp:inline>
              </w:drawing>
            </w:r>
            <w:r>
              <w:rPr>
                <w:sz w:val="22"/>
                <w:szCs w:val="22"/>
              </w:rPr>
              <w:t xml:space="preserve">    </w:t>
            </w:r>
            <w:r>
              <w:rPr>
                <w:rFonts w:ascii="Oswald Light" w:eastAsia="Oswald Light" w:hAnsi="Oswald Light" w:cs="Oswald Light"/>
                <w:color w:val="FFFFFF"/>
                <w:sz w:val="48"/>
                <w:szCs w:val="48"/>
              </w:rPr>
              <w:t>Cybersecurity</w:t>
            </w:r>
          </w:p>
        </w:tc>
      </w:tr>
      <w:tr w:rsidR="006B458C" w14:paraId="36788A06" w14:textId="77777777">
        <w:trPr>
          <w:trHeight w:val="560"/>
        </w:trPr>
        <w:tc>
          <w:tcPr>
            <w:tcW w:w="9645" w:type="dxa"/>
            <w:tcBorders>
              <w:top w:val="single" w:sz="8" w:space="0" w:color="FFFFFF"/>
              <w:left w:val="single" w:sz="8" w:space="0" w:color="FFFFFF"/>
              <w:bottom w:val="single" w:sz="8" w:space="0" w:color="FFFFFF"/>
              <w:right w:val="single" w:sz="8" w:space="0" w:color="FFFFFF"/>
            </w:tcBorders>
            <w:shd w:val="clear" w:color="auto" w:fill="00D6CB"/>
            <w:tcMar>
              <w:top w:w="100" w:type="dxa"/>
              <w:left w:w="100" w:type="dxa"/>
              <w:bottom w:w="100" w:type="dxa"/>
              <w:right w:w="100" w:type="dxa"/>
            </w:tcMar>
          </w:tcPr>
          <w:p w14:paraId="7596D50F" w14:textId="77777777" w:rsidR="006B458C" w:rsidRDefault="00000000">
            <w:pPr>
              <w:widowControl w:val="0"/>
              <w:ind w:left="1440"/>
              <w:rPr>
                <w:rFonts w:ascii="Oswald Light" w:eastAsia="Oswald Light" w:hAnsi="Oswald Light" w:cs="Oswald Light"/>
                <w:sz w:val="40"/>
                <w:szCs w:val="40"/>
              </w:rPr>
            </w:pPr>
            <w:r>
              <w:rPr>
                <w:rFonts w:ascii="Oswald Light" w:eastAsia="Oswald Light" w:hAnsi="Oswald Light" w:cs="Oswald Light"/>
                <w:sz w:val="40"/>
                <w:szCs w:val="40"/>
              </w:rPr>
              <w:t>Penetration Test Report</w:t>
            </w:r>
          </w:p>
        </w:tc>
      </w:tr>
    </w:tbl>
    <w:p w14:paraId="4953DF79" w14:textId="77777777" w:rsidR="006B458C" w:rsidRDefault="006B458C"/>
    <w:p w14:paraId="52284B2E" w14:textId="77777777" w:rsidR="006B458C" w:rsidRDefault="006B458C"/>
    <w:p w14:paraId="6ED906C3" w14:textId="77777777" w:rsidR="006B458C" w:rsidRDefault="006B458C"/>
    <w:p w14:paraId="16E56BFE" w14:textId="58201EBE" w:rsidR="006B458C" w:rsidRDefault="00F371C0">
      <w:pPr>
        <w:pStyle w:val="Title"/>
      </w:pPr>
      <w:bookmarkStart w:id="0" w:name="_tlv6lkbgl71m" w:colFirst="0" w:colLast="0"/>
      <w:bookmarkEnd w:id="0"/>
      <w:r>
        <w:t>I-Connect Solutions Inc.</w:t>
      </w:r>
    </w:p>
    <w:p w14:paraId="7A6C9A34" w14:textId="77777777" w:rsidR="006B458C" w:rsidRDefault="00000000">
      <w:pPr>
        <w:pStyle w:val="Title"/>
      </w:pPr>
      <w:bookmarkStart w:id="1" w:name="_nodspwb1cqjp" w:colFirst="0" w:colLast="0"/>
      <w:bookmarkEnd w:id="1"/>
      <w:r>
        <w:t>Penetration Test Report</w:t>
      </w:r>
    </w:p>
    <w:p w14:paraId="18090622" w14:textId="77777777" w:rsidR="00E20396" w:rsidRDefault="00E20396">
      <w:pPr>
        <w:pStyle w:val="Heading2"/>
        <w:jc w:val="center"/>
      </w:pPr>
      <w:bookmarkStart w:id="2" w:name="_30j0zll" w:colFirst="0" w:colLast="0"/>
      <w:bookmarkStart w:id="3" w:name="_q44pijayqthm" w:colFirst="0" w:colLast="0"/>
      <w:bookmarkEnd w:id="2"/>
      <w:bookmarkEnd w:id="3"/>
    </w:p>
    <w:p w14:paraId="17DE84F7" w14:textId="77777777" w:rsidR="00E20396" w:rsidRDefault="00E20396">
      <w:pPr>
        <w:pStyle w:val="Heading2"/>
        <w:jc w:val="center"/>
      </w:pPr>
    </w:p>
    <w:p w14:paraId="45EBE2EF" w14:textId="2D3CFDBA" w:rsidR="006B458C" w:rsidRDefault="00000000">
      <w:pPr>
        <w:pStyle w:val="Heading2"/>
        <w:jc w:val="center"/>
      </w:pPr>
      <w:r>
        <w:t>Confidentiality Statement</w:t>
      </w:r>
    </w:p>
    <w:p w14:paraId="056DB5D5" w14:textId="77777777" w:rsidR="006B458C" w:rsidRDefault="006B458C"/>
    <w:p w14:paraId="5CE55909" w14:textId="771E89BC" w:rsidR="006B458C" w:rsidRDefault="00000000">
      <w:r>
        <w:t>This document contains confidential and privileged information from</w:t>
      </w:r>
      <w:r w:rsidR="00F371C0">
        <w:t xml:space="preserve"> I-Connect Solutions Inc.</w:t>
      </w:r>
      <w:r>
        <w:t xml:space="preserve"> Inc. (henceforth known as</w:t>
      </w:r>
      <w:r w:rsidR="00F371C0">
        <w:t xml:space="preserve"> I-Connect Solutions Inc.</w:t>
      </w:r>
      <w:r>
        <w:t>). The information contained in this document is confidential and may constitute inside or non-public information under international, federal, or state laws. Unauthorized forwarding, printing, copying, distribution, or use of such information is strictly prohibited and may be unlawful. If you are not the intended recipient, be aware that any disclosure, copying, or distribution of this document or its parts is prohibited.</w:t>
      </w:r>
    </w:p>
    <w:p w14:paraId="659591FF" w14:textId="77777777" w:rsidR="006B458C" w:rsidRDefault="006B458C"/>
    <w:p w14:paraId="360EDAC6" w14:textId="77777777" w:rsidR="006B458C" w:rsidRDefault="006B458C">
      <w:pPr>
        <w:rPr>
          <w:rFonts w:ascii="Calibri" w:eastAsia="Calibri" w:hAnsi="Calibri" w:cs="Calibri"/>
          <w:sz w:val="22"/>
          <w:szCs w:val="22"/>
        </w:rPr>
      </w:pPr>
    </w:p>
    <w:p w14:paraId="72EBB06C" w14:textId="77777777" w:rsidR="006B458C" w:rsidRDefault="006B458C"/>
    <w:p w14:paraId="56DC1EE9" w14:textId="77777777" w:rsidR="006B458C" w:rsidRDefault="00000000">
      <w:pPr>
        <w:keepNext/>
        <w:keepLines/>
        <w:pBdr>
          <w:top w:val="nil"/>
          <w:left w:val="nil"/>
          <w:bottom w:val="nil"/>
          <w:right w:val="nil"/>
          <w:between w:val="nil"/>
        </w:pBdr>
        <w:spacing w:before="240" w:line="259" w:lineRule="auto"/>
      </w:pPr>
      <w:r>
        <w:br w:type="page"/>
      </w:r>
      <w:r>
        <w:lastRenderedPageBreak/>
        <w:t>Table of Contents</w:t>
      </w:r>
    </w:p>
    <w:p w14:paraId="559ABE43" w14:textId="77777777" w:rsidR="006B458C" w:rsidRDefault="006B458C">
      <w:pPr>
        <w:keepNext/>
        <w:keepLines/>
        <w:pBdr>
          <w:top w:val="nil"/>
          <w:left w:val="nil"/>
          <w:bottom w:val="nil"/>
          <w:right w:val="nil"/>
          <w:between w:val="nil"/>
        </w:pBdr>
        <w:spacing w:before="240" w:line="259" w:lineRule="auto"/>
        <w:rPr>
          <w:color w:val="222368"/>
          <w:sz w:val="32"/>
          <w:szCs w:val="32"/>
        </w:rPr>
      </w:pPr>
    </w:p>
    <w:sdt>
      <w:sdtPr>
        <w:id w:val="-1426488864"/>
        <w:docPartObj>
          <w:docPartGallery w:val="Table of Contents"/>
          <w:docPartUnique/>
        </w:docPartObj>
      </w:sdtPr>
      <w:sdtContent>
        <w:p w14:paraId="2C820694" w14:textId="77777777" w:rsidR="006B458C" w:rsidRDefault="00000000">
          <w:pPr>
            <w:pBdr>
              <w:top w:val="nil"/>
              <w:left w:val="nil"/>
              <w:bottom w:val="nil"/>
              <w:right w:val="nil"/>
              <w:between w:val="nil"/>
            </w:pBdr>
            <w:tabs>
              <w:tab w:val="right" w:pos="9350"/>
            </w:tabs>
            <w:spacing w:after="100"/>
            <w:rPr>
              <w:rFonts w:ascii="Libre Franklin Medium" w:eastAsia="Libre Franklin Medium" w:hAnsi="Libre Franklin Medium" w:cs="Libre Franklin Medium"/>
              <w:color w:val="000000"/>
              <w:sz w:val="22"/>
              <w:szCs w:val="22"/>
            </w:rPr>
          </w:pPr>
          <w:r>
            <w:fldChar w:fldCharType="begin"/>
          </w:r>
          <w:r>
            <w:instrText xml:space="preserve"> TOC \h \u \z \t "Heading 1,1,Heading 2,2,Heading 3,3,Heading 4,4,Heading 5,5,Heading 6,6,"</w:instrText>
          </w:r>
          <w:r>
            <w:fldChar w:fldCharType="separate"/>
          </w:r>
          <w:hyperlink w:anchor="_30j0zll">
            <w:r w:rsidR="006B458C">
              <w:rPr>
                <w:color w:val="000000"/>
              </w:rPr>
              <w:t>Confidentiality Statement</w:t>
            </w:r>
            <w:r w:rsidR="006B458C">
              <w:rPr>
                <w:color w:val="000000"/>
              </w:rPr>
              <w:tab/>
              <w:t>2</w:t>
            </w:r>
          </w:hyperlink>
        </w:p>
        <w:p w14:paraId="1343275F" w14:textId="77777777" w:rsidR="006B458C" w:rsidRDefault="006B458C">
          <w:pPr>
            <w:pBdr>
              <w:top w:val="nil"/>
              <w:left w:val="nil"/>
              <w:bottom w:val="nil"/>
              <w:right w:val="nil"/>
              <w:between w:val="nil"/>
            </w:pBdr>
            <w:tabs>
              <w:tab w:val="right" w:pos="9350"/>
            </w:tabs>
            <w:spacing w:after="100"/>
            <w:rPr>
              <w:rFonts w:ascii="Libre Franklin Medium" w:eastAsia="Libre Franklin Medium" w:hAnsi="Libre Franklin Medium" w:cs="Libre Franklin Medium"/>
              <w:color w:val="000000"/>
              <w:sz w:val="22"/>
              <w:szCs w:val="22"/>
            </w:rPr>
          </w:pPr>
          <w:hyperlink w:anchor="_1fob9te">
            <w:r>
              <w:rPr>
                <w:color w:val="000000"/>
              </w:rPr>
              <w:t>Contact Information</w:t>
            </w:r>
            <w:r>
              <w:rPr>
                <w:color w:val="000000"/>
              </w:rPr>
              <w:tab/>
              <w:t>4</w:t>
            </w:r>
          </w:hyperlink>
        </w:p>
        <w:p w14:paraId="124A258E" w14:textId="77777777" w:rsidR="006B458C" w:rsidRDefault="006B458C">
          <w:pPr>
            <w:pBdr>
              <w:top w:val="nil"/>
              <w:left w:val="nil"/>
              <w:bottom w:val="nil"/>
              <w:right w:val="nil"/>
              <w:between w:val="nil"/>
            </w:pBdr>
            <w:tabs>
              <w:tab w:val="right" w:pos="9350"/>
            </w:tabs>
            <w:spacing w:after="100"/>
            <w:rPr>
              <w:rFonts w:ascii="Libre Franklin Medium" w:eastAsia="Libre Franklin Medium" w:hAnsi="Libre Franklin Medium" w:cs="Libre Franklin Medium"/>
              <w:color w:val="000000"/>
              <w:sz w:val="22"/>
              <w:szCs w:val="22"/>
            </w:rPr>
          </w:pPr>
          <w:hyperlink w:anchor="_3znysh7">
            <w:r>
              <w:rPr>
                <w:color w:val="000000"/>
              </w:rPr>
              <w:t>Document History</w:t>
            </w:r>
            <w:r>
              <w:rPr>
                <w:color w:val="000000"/>
              </w:rPr>
              <w:tab/>
              <w:t>4</w:t>
            </w:r>
          </w:hyperlink>
        </w:p>
        <w:p w14:paraId="418F7B59" w14:textId="77777777" w:rsidR="006B458C" w:rsidRDefault="006B458C">
          <w:pPr>
            <w:pBdr>
              <w:top w:val="nil"/>
              <w:left w:val="nil"/>
              <w:bottom w:val="nil"/>
              <w:right w:val="nil"/>
              <w:between w:val="nil"/>
            </w:pBdr>
            <w:tabs>
              <w:tab w:val="right" w:pos="9350"/>
            </w:tabs>
            <w:spacing w:after="100"/>
            <w:rPr>
              <w:rFonts w:ascii="Libre Franklin Medium" w:eastAsia="Libre Franklin Medium" w:hAnsi="Libre Franklin Medium" w:cs="Libre Franklin Medium"/>
              <w:color w:val="000000"/>
              <w:sz w:val="22"/>
              <w:szCs w:val="22"/>
            </w:rPr>
          </w:pPr>
          <w:hyperlink w:anchor="_2et92p0">
            <w:r>
              <w:rPr>
                <w:color w:val="000000"/>
              </w:rPr>
              <w:t>Introduction</w:t>
            </w:r>
            <w:r>
              <w:rPr>
                <w:color w:val="000000"/>
              </w:rPr>
              <w:tab/>
              <w:t>5</w:t>
            </w:r>
          </w:hyperlink>
        </w:p>
        <w:p w14:paraId="387BD91A" w14:textId="77777777" w:rsidR="006B458C" w:rsidRDefault="006B458C">
          <w:pPr>
            <w:pBdr>
              <w:top w:val="nil"/>
              <w:left w:val="nil"/>
              <w:bottom w:val="nil"/>
              <w:right w:val="nil"/>
              <w:between w:val="nil"/>
            </w:pBdr>
            <w:tabs>
              <w:tab w:val="right" w:pos="9350"/>
            </w:tabs>
            <w:spacing w:after="100"/>
            <w:ind w:left="210"/>
            <w:rPr>
              <w:rFonts w:ascii="Libre Franklin Medium" w:eastAsia="Libre Franklin Medium" w:hAnsi="Libre Franklin Medium" w:cs="Libre Franklin Medium"/>
              <w:color w:val="000000"/>
              <w:sz w:val="22"/>
              <w:szCs w:val="22"/>
            </w:rPr>
          </w:pPr>
          <w:hyperlink w:anchor="_3dy6vkm">
            <w:r>
              <w:rPr>
                <w:color w:val="000000"/>
              </w:rPr>
              <w:t>Assessment Objective</w:t>
            </w:r>
            <w:r>
              <w:rPr>
                <w:color w:val="000000"/>
              </w:rPr>
              <w:tab/>
              <w:t>5</w:t>
            </w:r>
          </w:hyperlink>
        </w:p>
        <w:p w14:paraId="02449723" w14:textId="77777777" w:rsidR="006B458C" w:rsidRDefault="006B458C">
          <w:pPr>
            <w:pBdr>
              <w:top w:val="nil"/>
              <w:left w:val="nil"/>
              <w:bottom w:val="nil"/>
              <w:right w:val="nil"/>
              <w:between w:val="nil"/>
            </w:pBdr>
            <w:tabs>
              <w:tab w:val="right" w:pos="9350"/>
            </w:tabs>
            <w:spacing w:after="100"/>
            <w:rPr>
              <w:rFonts w:ascii="Libre Franklin Medium" w:eastAsia="Libre Franklin Medium" w:hAnsi="Libre Franklin Medium" w:cs="Libre Franklin Medium"/>
              <w:color w:val="000000"/>
              <w:sz w:val="22"/>
              <w:szCs w:val="22"/>
            </w:rPr>
          </w:pPr>
          <w:hyperlink w:anchor="_2s8eyo1">
            <w:r>
              <w:rPr>
                <w:color w:val="000000"/>
              </w:rPr>
              <w:t>Penetration Testing Methodology</w:t>
            </w:r>
            <w:r>
              <w:rPr>
                <w:color w:val="000000"/>
              </w:rPr>
              <w:tab/>
              <w:t>6</w:t>
            </w:r>
          </w:hyperlink>
        </w:p>
        <w:p w14:paraId="1C66C148" w14:textId="77777777" w:rsidR="006B458C" w:rsidRDefault="006B458C">
          <w:pPr>
            <w:pBdr>
              <w:top w:val="nil"/>
              <w:left w:val="nil"/>
              <w:bottom w:val="nil"/>
              <w:right w:val="nil"/>
              <w:between w:val="nil"/>
            </w:pBdr>
            <w:tabs>
              <w:tab w:val="right" w:pos="9350"/>
            </w:tabs>
            <w:spacing w:after="100"/>
            <w:ind w:left="210"/>
            <w:rPr>
              <w:rFonts w:ascii="Libre Franklin Medium" w:eastAsia="Libre Franklin Medium" w:hAnsi="Libre Franklin Medium" w:cs="Libre Franklin Medium"/>
              <w:color w:val="000000"/>
              <w:sz w:val="22"/>
              <w:szCs w:val="22"/>
            </w:rPr>
          </w:pPr>
          <w:hyperlink w:anchor="_17dp8vu">
            <w:r>
              <w:rPr>
                <w:color w:val="000000"/>
              </w:rPr>
              <w:t>Reconnaissance</w:t>
            </w:r>
            <w:r>
              <w:rPr>
                <w:color w:val="000000"/>
              </w:rPr>
              <w:tab/>
              <w:t>6</w:t>
            </w:r>
          </w:hyperlink>
        </w:p>
        <w:p w14:paraId="2D11970A" w14:textId="77777777" w:rsidR="006B458C" w:rsidRDefault="006B458C">
          <w:pPr>
            <w:pBdr>
              <w:top w:val="nil"/>
              <w:left w:val="nil"/>
              <w:bottom w:val="nil"/>
              <w:right w:val="nil"/>
              <w:between w:val="nil"/>
            </w:pBdr>
            <w:tabs>
              <w:tab w:val="right" w:pos="9350"/>
            </w:tabs>
            <w:spacing w:after="100"/>
            <w:ind w:left="210"/>
            <w:rPr>
              <w:rFonts w:ascii="Libre Franklin Medium" w:eastAsia="Libre Franklin Medium" w:hAnsi="Libre Franklin Medium" w:cs="Libre Franklin Medium"/>
              <w:color w:val="000000"/>
              <w:sz w:val="22"/>
              <w:szCs w:val="22"/>
            </w:rPr>
          </w:pPr>
          <w:hyperlink w:anchor="_3rdcrjn">
            <w:r>
              <w:rPr>
                <w:color w:val="000000"/>
              </w:rPr>
              <w:t>Identification of Vulnerabilities and Services</w:t>
            </w:r>
            <w:r>
              <w:rPr>
                <w:color w:val="000000"/>
              </w:rPr>
              <w:tab/>
              <w:t>6</w:t>
            </w:r>
          </w:hyperlink>
        </w:p>
        <w:p w14:paraId="16DC27BD" w14:textId="77777777" w:rsidR="006B458C" w:rsidRDefault="006B458C">
          <w:pPr>
            <w:pBdr>
              <w:top w:val="nil"/>
              <w:left w:val="nil"/>
              <w:bottom w:val="nil"/>
              <w:right w:val="nil"/>
              <w:between w:val="nil"/>
            </w:pBdr>
            <w:tabs>
              <w:tab w:val="right" w:pos="9350"/>
            </w:tabs>
            <w:spacing w:after="100"/>
            <w:ind w:left="210"/>
            <w:rPr>
              <w:rFonts w:ascii="Libre Franklin Medium" w:eastAsia="Libre Franklin Medium" w:hAnsi="Libre Franklin Medium" w:cs="Libre Franklin Medium"/>
              <w:color w:val="000000"/>
              <w:sz w:val="22"/>
              <w:szCs w:val="22"/>
            </w:rPr>
          </w:pPr>
          <w:hyperlink w:anchor="_26in1rg">
            <w:r>
              <w:rPr>
                <w:color w:val="000000"/>
              </w:rPr>
              <w:t>Vulnerability Exploitation</w:t>
            </w:r>
            <w:r>
              <w:rPr>
                <w:color w:val="000000"/>
              </w:rPr>
              <w:tab/>
              <w:t>6</w:t>
            </w:r>
          </w:hyperlink>
        </w:p>
        <w:p w14:paraId="16ED2D9E" w14:textId="77777777" w:rsidR="006B458C" w:rsidRDefault="006B458C">
          <w:pPr>
            <w:pBdr>
              <w:top w:val="nil"/>
              <w:left w:val="nil"/>
              <w:bottom w:val="nil"/>
              <w:right w:val="nil"/>
              <w:between w:val="nil"/>
            </w:pBdr>
            <w:tabs>
              <w:tab w:val="right" w:pos="9350"/>
            </w:tabs>
            <w:spacing w:after="100"/>
            <w:ind w:left="210"/>
            <w:rPr>
              <w:rFonts w:ascii="Libre Franklin Medium" w:eastAsia="Libre Franklin Medium" w:hAnsi="Libre Franklin Medium" w:cs="Libre Franklin Medium"/>
              <w:color w:val="000000"/>
              <w:sz w:val="22"/>
              <w:szCs w:val="22"/>
            </w:rPr>
          </w:pPr>
          <w:hyperlink w:anchor="_lnxbz9">
            <w:r>
              <w:rPr>
                <w:color w:val="000000"/>
              </w:rPr>
              <w:t>Reporting</w:t>
            </w:r>
            <w:r>
              <w:rPr>
                <w:color w:val="000000"/>
              </w:rPr>
              <w:tab/>
              <w:t>6</w:t>
            </w:r>
          </w:hyperlink>
        </w:p>
        <w:p w14:paraId="23FBC378" w14:textId="77777777" w:rsidR="006B458C" w:rsidRDefault="006B458C">
          <w:pPr>
            <w:pBdr>
              <w:top w:val="nil"/>
              <w:left w:val="nil"/>
              <w:bottom w:val="nil"/>
              <w:right w:val="nil"/>
              <w:between w:val="nil"/>
            </w:pBdr>
            <w:tabs>
              <w:tab w:val="right" w:pos="9350"/>
            </w:tabs>
            <w:spacing w:after="100"/>
            <w:rPr>
              <w:rFonts w:ascii="Libre Franklin Medium" w:eastAsia="Libre Franklin Medium" w:hAnsi="Libre Franklin Medium" w:cs="Libre Franklin Medium"/>
              <w:color w:val="000000"/>
              <w:sz w:val="22"/>
              <w:szCs w:val="22"/>
            </w:rPr>
          </w:pPr>
          <w:hyperlink w:anchor="_35nkun2">
            <w:r>
              <w:rPr>
                <w:color w:val="000000"/>
              </w:rPr>
              <w:t>Scope</w:t>
            </w:r>
            <w:r>
              <w:rPr>
                <w:color w:val="000000"/>
              </w:rPr>
              <w:tab/>
              <w:t>7</w:t>
            </w:r>
          </w:hyperlink>
        </w:p>
        <w:p w14:paraId="0C86877F" w14:textId="77777777" w:rsidR="006B458C" w:rsidRDefault="006B458C">
          <w:pPr>
            <w:pBdr>
              <w:top w:val="nil"/>
              <w:left w:val="nil"/>
              <w:bottom w:val="nil"/>
              <w:right w:val="nil"/>
              <w:between w:val="nil"/>
            </w:pBdr>
            <w:tabs>
              <w:tab w:val="right" w:pos="9350"/>
            </w:tabs>
            <w:spacing w:after="100"/>
            <w:rPr>
              <w:rFonts w:ascii="Libre Franklin Medium" w:eastAsia="Libre Franklin Medium" w:hAnsi="Libre Franklin Medium" w:cs="Libre Franklin Medium"/>
              <w:color w:val="000000"/>
              <w:sz w:val="22"/>
              <w:szCs w:val="22"/>
            </w:rPr>
          </w:pPr>
          <w:hyperlink w:anchor="_44sinio">
            <w:r>
              <w:rPr>
                <w:color w:val="000000"/>
              </w:rPr>
              <w:t>Execut</w:t>
            </w:r>
          </w:hyperlink>
          <w:hyperlink w:anchor="_44sinio">
            <w:r>
              <w:t>ive</w:t>
            </w:r>
          </w:hyperlink>
          <w:hyperlink w:anchor="_44sinio">
            <w:r>
              <w:rPr>
                <w:color w:val="000000"/>
              </w:rPr>
              <w:t xml:space="preserve"> Summary of Findings</w:t>
            </w:r>
            <w:r>
              <w:rPr>
                <w:color w:val="000000"/>
              </w:rPr>
              <w:tab/>
              <w:t>8</w:t>
            </w:r>
          </w:hyperlink>
        </w:p>
        <w:p w14:paraId="2008CFC2" w14:textId="77777777" w:rsidR="006B458C" w:rsidRDefault="006B458C">
          <w:pPr>
            <w:pBdr>
              <w:top w:val="nil"/>
              <w:left w:val="nil"/>
              <w:bottom w:val="nil"/>
              <w:right w:val="nil"/>
              <w:between w:val="nil"/>
            </w:pBdr>
            <w:tabs>
              <w:tab w:val="right" w:pos="9350"/>
            </w:tabs>
            <w:spacing w:after="100"/>
            <w:ind w:left="210"/>
            <w:rPr>
              <w:rFonts w:ascii="Libre Franklin Medium" w:eastAsia="Libre Franklin Medium" w:hAnsi="Libre Franklin Medium" w:cs="Libre Franklin Medium"/>
              <w:color w:val="000000"/>
              <w:sz w:val="22"/>
              <w:szCs w:val="22"/>
            </w:rPr>
          </w:pPr>
          <w:hyperlink w:anchor="_z337ya">
            <w:r>
              <w:rPr>
                <w:color w:val="000000"/>
              </w:rPr>
              <w:t>Grading Methodology</w:t>
            </w:r>
            <w:r>
              <w:rPr>
                <w:color w:val="000000"/>
              </w:rPr>
              <w:tab/>
              <w:t>8</w:t>
            </w:r>
          </w:hyperlink>
        </w:p>
        <w:p w14:paraId="0D16F6EF" w14:textId="77777777" w:rsidR="006B458C" w:rsidRDefault="006B458C">
          <w:pPr>
            <w:pBdr>
              <w:top w:val="nil"/>
              <w:left w:val="nil"/>
              <w:bottom w:val="nil"/>
              <w:right w:val="nil"/>
              <w:between w:val="nil"/>
            </w:pBdr>
            <w:tabs>
              <w:tab w:val="right" w:pos="9350"/>
            </w:tabs>
            <w:spacing w:after="100"/>
            <w:ind w:left="210"/>
            <w:rPr>
              <w:rFonts w:ascii="Libre Franklin Medium" w:eastAsia="Libre Franklin Medium" w:hAnsi="Libre Franklin Medium" w:cs="Libre Franklin Medium"/>
              <w:color w:val="000000"/>
              <w:sz w:val="22"/>
              <w:szCs w:val="22"/>
            </w:rPr>
          </w:pPr>
          <w:hyperlink w:anchor="_3j2qqm3">
            <w:r>
              <w:rPr>
                <w:color w:val="000000"/>
              </w:rPr>
              <w:t>Summary of Strengths</w:t>
            </w:r>
            <w:r>
              <w:rPr>
                <w:color w:val="000000"/>
              </w:rPr>
              <w:tab/>
              <w:t>9</w:t>
            </w:r>
          </w:hyperlink>
        </w:p>
        <w:p w14:paraId="450BDDCE" w14:textId="77777777" w:rsidR="006B458C" w:rsidRDefault="006B458C">
          <w:pPr>
            <w:pBdr>
              <w:top w:val="nil"/>
              <w:left w:val="nil"/>
              <w:bottom w:val="nil"/>
              <w:right w:val="nil"/>
              <w:between w:val="nil"/>
            </w:pBdr>
            <w:tabs>
              <w:tab w:val="right" w:pos="9350"/>
            </w:tabs>
            <w:spacing w:after="100"/>
            <w:ind w:left="210"/>
            <w:rPr>
              <w:rFonts w:ascii="Libre Franklin Medium" w:eastAsia="Libre Franklin Medium" w:hAnsi="Libre Franklin Medium" w:cs="Libre Franklin Medium"/>
              <w:color w:val="000000"/>
              <w:sz w:val="22"/>
              <w:szCs w:val="22"/>
            </w:rPr>
          </w:pPr>
          <w:hyperlink w:anchor="_1y810tw">
            <w:r>
              <w:rPr>
                <w:color w:val="000000"/>
              </w:rPr>
              <w:t>Summary of Weaknesses</w:t>
            </w:r>
            <w:r>
              <w:rPr>
                <w:color w:val="000000"/>
              </w:rPr>
              <w:tab/>
              <w:t>9</w:t>
            </w:r>
          </w:hyperlink>
        </w:p>
        <w:p w14:paraId="7348FD67" w14:textId="77777777" w:rsidR="006B458C" w:rsidRDefault="006B458C">
          <w:pPr>
            <w:pBdr>
              <w:top w:val="nil"/>
              <w:left w:val="nil"/>
              <w:bottom w:val="nil"/>
              <w:right w:val="nil"/>
              <w:between w:val="nil"/>
            </w:pBdr>
            <w:tabs>
              <w:tab w:val="right" w:pos="9350"/>
            </w:tabs>
            <w:spacing w:after="100"/>
            <w:rPr>
              <w:color w:val="000000"/>
            </w:rPr>
          </w:pPr>
          <w:hyperlink w:anchor="_4i7ojhp">
            <w:r>
              <w:rPr>
                <w:color w:val="000000"/>
              </w:rPr>
              <w:t>Executive Summary Narrative</w:t>
            </w:r>
            <w:r>
              <w:rPr>
                <w:color w:val="000000"/>
              </w:rPr>
              <w:tab/>
            </w:r>
          </w:hyperlink>
          <w:r>
            <w:fldChar w:fldCharType="begin"/>
          </w:r>
          <w:r>
            <w:instrText xml:space="preserve"> PAGEREF _4i7ojhp \h </w:instrText>
          </w:r>
          <w:r>
            <w:fldChar w:fldCharType="separate"/>
          </w:r>
          <w:r>
            <w:rPr>
              <w:color w:val="000000"/>
            </w:rPr>
            <w:t>10</w:t>
          </w:r>
          <w:r>
            <w:fldChar w:fldCharType="end"/>
          </w:r>
        </w:p>
        <w:p w14:paraId="522E42E4" w14:textId="77777777" w:rsidR="006B458C" w:rsidRDefault="006B458C">
          <w:pPr>
            <w:pBdr>
              <w:top w:val="nil"/>
              <w:left w:val="nil"/>
              <w:bottom w:val="nil"/>
              <w:right w:val="nil"/>
              <w:between w:val="nil"/>
            </w:pBdr>
            <w:tabs>
              <w:tab w:val="right" w:pos="9350"/>
            </w:tabs>
            <w:spacing w:after="100"/>
            <w:rPr>
              <w:color w:val="000000"/>
            </w:rPr>
          </w:pPr>
          <w:hyperlink w:anchor="_2xcytpi">
            <w:r>
              <w:rPr>
                <w:color w:val="000000"/>
              </w:rPr>
              <w:t>Summary Vulnerability Overview</w:t>
            </w:r>
            <w:r>
              <w:rPr>
                <w:color w:val="000000"/>
              </w:rPr>
              <w:tab/>
              <w:t>1</w:t>
            </w:r>
          </w:hyperlink>
          <w:r>
            <w:t>3</w:t>
          </w:r>
        </w:p>
        <w:p w14:paraId="53C90303" w14:textId="77777777" w:rsidR="006B458C" w:rsidRDefault="00000000">
          <w:pPr>
            <w:pBdr>
              <w:top w:val="nil"/>
              <w:left w:val="nil"/>
              <w:bottom w:val="nil"/>
              <w:right w:val="nil"/>
              <w:between w:val="nil"/>
            </w:pBdr>
            <w:tabs>
              <w:tab w:val="right" w:pos="9350"/>
            </w:tabs>
            <w:spacing w:after="100"/>
            <w:rPr>
              <w:color w:val="000000"/>
            </w:rPr>
          </w:pPr>
          <w:r>
            <w:t>Vulnerability Findings</w:t>
          </w:r>
          <w:hyperlink w:anchor="_1ci93xb">
            <w:r w:rsidR="006B458C">
              <w:rPr>
                <w:color w:val="000000"/>
              </w:rPr>
              <w:tab/>
              <w:t>1</w:t>
            </w:r>
          </w:hyperlink>
          <w:r>
            <w:t>4</w:t>
          </w:r>
        </w:p>
        <w:p w14:paraId="6185704A" w14:textId="77777777" w:rsidR="006B458C" w:rsidRDefault="00000000">
          <w:pPr>
            <w:rPr>
              <w:b/>
            </w:rPr>
          </w:pPr>
          <w:r>
            <w:fldChar w:fldCharType="end"/>
          </w:r>
        </w:p>
      </w:sdtContent>
    </w:sdt>
    <w:p w14:paraId="5731BDCB" w14:textId="77777777" w:rsidR="006B458C" w:rsidRDefault="006B458C">
      <w:pPr>
        <w:rPr>
          <w:b/>
        </w:rPr>
      </w:pPr>
    </w:p>
    <w:p w14:paraId="2A4AF8B4" w14:textId="77777777" w:rsidR="006B458C" w:rsidRDefault="006B458C">
      <w:pPr>
        <w:rPr>
          <w:b/>
        </w:rPr>
      </w:pPr>
    </w:p>
    <w:p w14:paraId="1933D0B5" w14:textId="77777777" w:rsidR="006B458C" w:rsidRDefault="006B458C"/>
    <w:p w14:paraId="73DA75E2" w14:textId="77777777" w:rsidR="006B458C" w:rsidRDefault="006B458C"/>
    <w:p w14:paraId="1EE95FE8" w14:textId="77777777" w:rsidR="006B458C" w:rsidRDefault="006B458C">
      <w:pPr>
        <w:jc w:val="center"/>
      </w:pPr>
    </w:p>
    <w:p w14:paraId="7A11040B" w14:textId="77777777" w:rsidR="006B458C" w:rsidRDefault="00000000">
      <w:pPr>
        <w:pStyle w:val="Heading1"/>
        <w:jc w:val="center"/>
      </w:pPr>
      <w:bookmarkStart w:id="4" w:name="_1fob9te" w:colFirst="0" w:colLast="0"/>
      <w:bookmarkEnd w:id="4"/>
      <w:r>
        <w:br w:type="page"/>
      </w:r>
    </w:p>
    <w:p w14:paraId="79D5261C" w14:textId="77777777" w:rsidR="006B458C" w:rsidRDefault="00000000">
      <w:pPr>
        <w:pStyle w:val="Heading2"/>
        <w:jc w:val="center"/>
      </w:pPr>
      <w:bookmarkStart w:id="5" w:name="_oj1z2ita1tzd" w:colFirst="0" w:colLast="0"/>
      <w:bookmarkEnd w:id="5"/>
      <w:r>
        <w:lastRenderedPageBreak/>
        <w:t>Contact Information</w:t>
      </w:r>
    </w:p>
    <w:p w14:paraId="0123F3CA" w14:textId="77777777" w:rsidR="006B458C" w:rsidRDefault="006B458C">
      <w:pPr>
        <w:rPr>
          <w:rFonts w:ascii="Calibri" w:eastAsia="Calibri" w:hAnsi="Calibri" w:cs="Calibri"/>
          <w:sz w:val="22"/>
          <w:szCs w:val="22"/>
        </w:rPr>
      </w:pPr>
    </w:p>
    <w:tbl>
      <w:tblPr>
        <w:tblStyle w:val="a0"/>
        <w:tblW w:w="9297" w:type="dxa"/>
        <w:tblInd w:w="35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853"/>
        <w:gridCol w:w="6444"/>
      </w:tblGrid>
      <w:tr w:rsidR="006B458C" w14:paraId="0F7E10C5" w14:textId="77777777">
        <w:trPr>
          <w:trHeight w:val="451"/>
        </w:trPr>
        <w:tc>
          <w:tcPr>
            <w:tcW w:w="2853" w:type="dxa"/>
            <w:shd w:val="clear" w:color="auto" w:fill="17365D"/>
            <w:vAlign w:val="center"/>
          </w:tcPr>
          <w:p w14:paraId="5B4C4A59" w14:textId="77777777" w:rsidR="006B458C" w:rsidRDefault="00000000">
            <w:pPr>
              <w:rPr>
                <w:b/>
                <w:color w:val="FFFFFF"/>
              </w:rPr>
            </w:pPr>
            <w:r>
              <w:rPr>
                <w:b/>
                <w:color w:val="FFFFFF"/>
              </w:rPr>
              <w:t>Company Name</w:t>
            </w:r>
          </w:p>
        </w:tc>
        <w:tc>
          <w:tcPr>
            <w:tcW w:w="6444" w:type="dxa"/>
            <w:shd w:val="clear" w:color="auto" w:fill="FFFF00"/>
            <w:vAlign w:val="center"/>
          </w:tcPr>
          <w:p w14:paraId="18CD1A7E" w14:textId="6CB21BB9" w:rsidR="006B458C" w:rsidRPr="00361C06" w:rsidRDefault="00DE6572">
            <w:r w:rsidRPr="00361C06">
              <w:t>I-</w:t>
            </w:r>
            <w:r w:rsidR="00D83892" w:rsidRPr="00361C06">
              <w:t>Connect Solutions Inc.</w:t>
            </w:r>
          </w:p>
        </w:tc>
      </w:tr>
      <w:tr w:rsidR="006B458C" w14:paraId="35E9299A" w14:textId="77777777">
        <w:trPr>
          <w:trHeight w:val="451"/>
        </w:trPr>
        <w:tc>
          <w:tcPr>
            <w:tcW w:w="2853" w:type="dxa"/>
            <w:shd w:val="clear" w:color="auto" w:fill="17365D"/>
            <w:vAlign w:val="center"/>
          </w:tcPr>
          <w:p w14:paraId="7256037F" w14:textId="77777777" w:rsidR="006B458C" w:rsidRDefault="00000000">
            <w:pPr>
              <w:rPr>
                <w:b/>
                <w:color w:val="FFFFFF"/>
              </w:rPr>
            </w:pPr>
            <w:r>
              <w:rPr>
                <w:b/>
                <w:color w:val="FFFFFF"/>
              </w:rPr>
              <w:t>Contact Name</w:t>
            </w:r>
          </w:p>
        </w:tc>
        <w:tc>
          <w:tcPr>
            <w:tcW w:w="6444" w:type="dxa"/>
            <w:shd w:val="clear" w:color="auto" w:fill="FFFF00"/>
            <w:vAlign w:val="center"/>
          </w:tcPr>
          <w:p w14:paraId="68D1063C" w14:textId="5D0238EC" w:rsidR="006B458C" w:rsidRPr="00361C06" w:rsidRDefault="00DE6572">
            <w:r w:rsidRPr="00361C06">
              <w:t>Frederick Parker</w:t>
            </w:r>
          </w:p>
        </w:tc>
      </w:tr>
      <w:tr w:rsidR="006B458C" w14:paraId="6891111C" w14:textId="77777777">
        <w:trPr>
          <w:trHeight w:val="451"/>
        </w:trPr>
        <w:tc>
          <w:tcPr>
            <w:tcW w:w="2853" w:type="dxa"/>
            <w:shd w:val="clear" w:color="auto" w:fill="17365D"/>
            <w:vAlign w:val="center"/>
          </w:tcPr>
          <w:p w14:paraId="4CEDD1CF" w14:textId="77777777" w:rsidR="006B458C" w:rsidRDefault="00000000">
            <w:pPr>
              <w:rPr>
                <w:b/>
                <w:color w:val="FFFFFF"/>
              </w:rPr>
            </w:pPr>
            <w:r>
              <w:rPr>
                <w:b/>
                <w:color w:val="FFFFFF"/>
              </w:rPr>
              <w:t>Contact Title</w:t>
            </w:r>
          </w:p>
        </w:tc>
        <w:tc>
          <w:tcPr>
            <w:tcW w:w="6444" w:type="dxa"/>
            <w:shd w:val="clear" w:color="auto" w:fill="FFFF00"/>
            <w:vAlign w:val="center"/>
          </w:tcPr>
          <w:p w14:paraId="5A96DC5F" w14:textId="134456EE" w:rsidR="006B458C" w:rsidRPr="00361C06" w:rsidRDefault="00DE6572">
            <w:r w:rsidRPr="00361C06">
              <w:t>Penetration Tester</w:t>
            </w:r>
          </w:p>
        </w:tc>
      </w:tr>
    </w:tbl>
    <w:p w14:paraId="204A4EE4" w14:textId="77777777" w:rsidR="006B458C" w:rsidRDefault="006B458C">
      <w:pPr>
        <w:rPr>
          <w:rFonts w:ascii="Calibri" w:eastAsia="Calibri" w:hAnsi="Calibri" w:cs="Calibri"/>
          <w:sz w:val="22"/>
          <w:szCs w:val="22"/>
        </w:rPr>
      </w:pPr>
    </w:p>
    <w:p w14:paraId="5DC153FF" w14:textId="77777777" w:rsidR="006B458C" w:rsidRDefault="006B458C">
      <w:pPr>
        <w:rPr>
          <w:rFonts w:ascii="Calibri" w:eastAsia="Calibri" w:hAnsi="Calibri" w:cs="Calibri"/>
          <w:sz w:val="22"/>
          <w:szCs w:val="22"/>
        </w:rPr>
      </w:pPr>
    </w:p>
    <w:p w14:paraId="5CC04F4D" w14:textId="77777777" w:rsidR="006B458C" w:rsidRPr="00361C06" w:rsidRDefault="006B458C">
      <w:pPr>
        <w:pStyle w:val="Heading2"/>
        <w:rPr>
          <w:color w:val="FF0000"/>
        </w:rPr>
      </w:pPr>
      <w:bookmarkStart w:id="6" w:name="_3znysh7" w:colFirst="0" w:colLast="0"/>
      <w:bookmarkEnd w:id="6"/>
    </w:p>
    <w:p w14:paraId="58AF2BDE" w14:textId="77777777" w:rsidR="006B458C" w:rsidRDefault="00000000">
      <w:pPr>
        <w:pStyle w:val="Heading2"/>
        <w:jc w:val="center"/>
      </w:pPr>
      <w:bookmarkStart w:id="7" w:name="_otyf6rjzay1l" w:colFirst="0" w:colLast="0"/>
      <w:bookmarkEnd w:id="7"/>
      <w:r>
        <w:t>Document History</w:t>
      </w:r>
    </w:p>
    <w:p w14:paraId="5332B6E5" w14:textId="77777777" w:rsidR="006B458C" w:rsidRDefault="006B458C">
      <w:pPr>
        <w:rPr>
          <w:rFonts w:ascii="Calibri" w:eastAsia="Calibri" w:hAnsi="Calibri" w:cs="Calibri"/>
          <w:sz w:val="22"/>
          <w:szCs w:val="22"/>
        </w:rPr>
      </w:pPr>
    </w:p>
    <w:tbl>
      <w:tblPr>
        <w:tblStyle w:val="a1"/>
        <w:tblW w:w="9090" w:type="dxa"/>
        <w:tblInd w:w="35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72"/>
        <w:gridCol w:w="2273"/>
        <w:gridCol w:w="2272"/>
        <w:gridCol w:w="2273"/>
      </w:tblGrid>
      <w:tr w:rsidR="006B458C" w14:paraId="4B4C2DF6" w14:textId="77777777">
        <w:trPr>
          <w:trHeight w:val="360"/>
        </w:trPr>
        <w:tc>
          <w:tcPr>
            <w:tcW w:w="2272" w:type="dxa"/>
            <w:shd w:val="clear" w:color="auto" w:fill="17365D"/>
            <w:vAlign w:val="center"/>
          </w:tcPr>
          <w:p w14:paraId="5B9F4176" w14:textId="77777777" w:rsidR="006B458C" w:rsidRDefault="00000000">
            <w:pPr>
              <w:rPr>
                <w:b/>
                <w:color w:val="FFFFFF"/>
              </w:rPr>
            </w:pPr>
            <w:r>
              <w:rPr>
                <w:b/>
                <w:color w:val="FFFFFF"/>
              </w:rPr>
              <w:t>Version</w:t>
            </w:r>
          </w:p>
        </w:tc>
        <w:tc>
          <w:tcPr>
            <w:tcW w:w="2273" w:type="dxa"/>
            <w:shd w:val="clear" w:color="auto" w:fill="17365D"/>
            <w:vAlign w:val="center"/>
          </w:tcPr>
          <w:p w14:paraId="079F36A5" w14:textId="77777777" w:rsidR="006B458C" w:rsidRDefault="00000000">
            <w:pPr>
              <w:rPr>
                <w:b/>
                <w:color w:val="FFFFFF"/>
              </w:rPr>
            </w:pPr>
            <w:r>
              <w:rPr>
                <w:b/>
                <w:color w:val="FFFFFF"/>
              </w:rPr>
              <w:t>Date</w:t>
            </w:r>
          </w:p>
        </w:tc>
        <w:tc>
          <w:tcPr>
            <w:tcW w:w="2272" w:type="dxa"/>
            <w:shd w:val="clear" w:color="auto" w:fill="17365D"/>
            <w:vAlign w:val="center"/>
          </w:tcPr>
          <w:p w14:paraId="02000534" w14:textId="77777777" w:rsidR="006B458C" w:rsidRDefault="00000000">
            <w:pPr>
              <w:rPr>
                <w:b/>
                <w:color w:val="FFFFFF"/>
              </w:rPr>
            </w:pPr>
            <w:r>
              <w:rPr>
                <w:b/>
                <w:color w:val="FFFFFF"/>
              </w:rPr>
              <w:t>Author(s)</w:t>
            </w:r>
          </w:p>
        </w:tc>
        <w:tc>
          <w:tcPr>
            <w:tcW w:w="2273" w:type="dxa"/>
            <w:shd w:val="clear" w:color="auto" w:fill="17365D"/>
            <w:vAlign w:val="center"/>
          </w:tcPr>
          <w:p w14:paraId="55D44447" w14:textId="77777777" w:rsidR="006B458C" w:rsidRDefault="00000000">
            <w:pPr>
              <w:rPr>
                <w:b/>
                <w:color w:val="FFFFFF"/>
              </w:rPr>
            </w:pPr>
            <w:r>
              <w:rPr>
                <w:b/>
                <w:color w:val="FFFFFF"/>
              </w:rPr>
              <w:t>Comments</w:t>
            </w:r>
          </w:p>
        </w:tc>
      </w:tr>
      <w:tr w:rsidR="006B458C" w14:paraId="7CC457EB" w14:textId="77777777">
        <w:trPr>
          <w:trHeight w:val="360"/>
        </w:trPr>
        <w:tc>
          <w:tcPr>
            <w:tcW w:w="2272" w:type="dxa"/>
            <w:shd w:val="clear" w:color="auto" w:fill="FFFF00"/>
            <w:vAlign w:val="center"/>
          </w:tcPr>
          <w:p w14:paraId="448C22DD" w14:textId="77777777" w:rsidR="006B458C" w:rsidRDefault="00000000">
            <w:r>
              <w:t>001</w:t>
            </w:r>
          </w:p>
        </w:tc>
        <w:tc>
          <w:tcPr>
            <w:tcW w:w="2273" w:type="dxa"/>
            <w:shd w:val="clear" w:color="auto" w:fill="FFFF00"/>
            <w:vAlign w:val="center"/>
          </w:tcPr>
          <w:p w14:paraId="4F2252B9" w14:textId="0CAF58DA" w:rsidR="006B458C" w:rsidRPr="006F00CA" w:rsidRDefault="00D45A44">
            <w:pPr>
              <w:rPr>
                <w:color w:val="000000" w:themeColor="text1"/>
                <w:highlight w:val="yellow"/>
                <w:rPrChange w:id="8" w:author="Inga Parker" w:date="2025-02-12T17:55:00Z" w16du:dateUtc="2025-02-12T22:55:00Z">
                  <w:rPr>
                    <w:highlight w:val="yellow"/>
                  </w:rPr>
                </w:rPrChange>
              </w:rPr>
            </w:pPr>
            <w:ins w:id="9" w:author="Inga Parker" w:date="2025-02-12T17:56:00Z" w16du:dateUtc="2025-02-12T22:56:00Z">
              <w:r>
                <w:rPr>
                  <w:color w:val="000000" w:themeColor="text1"/>
                  <w:highlight w:val="yellow"/>
                </w:rPr>
                <w:t>2/12/2025</w:t>
              </w:r>
            </w:ins>
          </w:p>
        </w:tc>
        <w:tc>
          <w:tcPr>
            <w:tcW w:w="2272" w:type="dxa"/>
            <w:shd w:val="clear" w:color="auto" w:fill="FFFF00"/>
            <w:vAlign w:val="center"/>
          </w:tcPr>
          <w:p w14:paraId="72CC6642" w14:textId="18608910" w:rsidR="006B458C" w:rsidRDefault="00D83892">
            <w:r>
              <w:t>Frederick Parker</w:t>
            </w:r>
          </w:p>
        </w:tc>
        <w:tc>
          <w:tcPr>
            <w:tcW w:w="2273" w:type="dxa"/>
            <w:shd w:val="clear" w:color="auto" w:fill="FFFF00"/>
            <w:vAlign w:val="center"/>
          </w:tcPr>
          <w:p w14:paraId="267BF720" w14:textId="77777777" w:rsidR="006B458C" w:rsidRDefault="006B458C"/>
        </w:tc>
      </w:tr>
    </w:tbl>
    <w:p w14:paraId="136DD5A6" w14:textId="77777777" w:rsidR="006B458C" w:rsidRDefault="006B458C">
      <w:pPr>
        <w:rPr>
          <w:rFonts w:ascii="Calibri" w:eastAsia="Calibri" w:hAnsi="Calibri" w:cs="Calibri"/>
          <w:sz w:val="22"/>
          <w:szCs w:val="22"/>
        </w:rPr>
      </w:pPr>
    </w:p>
    <w:p w14:paraId="77A9FDC5" w14:textId="77777777" w:rsidR="006B458C" w:rsidRDefault="006B458C"/>
    <w:p w14:paraId="4F795ECF" w14:textId="77777777" w:rsidR="006B458C" w:rsidRDefault="006B458C"/>
    <w:p w14:paraId="7E3708EE" w14:textId="77777777" w:rsidR="006B458C" w:rsidRDefault="006B458C"/>
    <w:p w14:paraId="205E9B95" w14:textId="77777777" w:rsidR="006B458C" w:rsidRDefault="006B458C"/>
    <w:p w14:paraId="68836630" w14:textId="77777777" w:rsidR="006B458C" w:rsidRDefault="00000000">
      <w:pPr>
        <w:pStyle w:val="Heading1"/>
        <w:jc w:val="center"/>
      </w:pPr>
      <w:bookmarkStart w:id="10" w:name="_2et92p0" w:colFirst="0" w:colLast="0"/>
      <w:bookmarkEnd w:id="10"/>
      <w:r>
        <w:br w:type="page"/>
      </w:r>
    </w:p>
    <w:p w14:paraId="13F42F15" w14:textId="77777777" w:rsidR="006B458C" w:rsidRDefault="00000000">
      <w:pPr>
        <w:pStyle w:val="Heading2"/>
        <w:jc w:val="center"/>
      </w:pPr>
      <w:bookmarkStart w:id="11" w:name="_nb9r73bykkqu" w:colFirst="0" w:colLast="0"/>
      <w:bookmarkEnd w:id="11"/>
      <w:r>
        <w:lastRenderedPageBreak/>
        <w:t>Introduction</w:t>
      </w:r>
    </w:p>
    <w:p w14:paraId="19BF04D5" w14:textId="77777777" w:rsidR="006B458C" w:rsidRDefault="006B458C"/>
    <w:p w14:paraId="50292ECD" w14:textId="10B24175" w:rsidR="006B458C" w:rsidRDefault="00000000">
      <w:bookmarkStart w:id="12" w:name="_tyjcwt" w:colFirst="0" w:colLast="0"/>
      <w:bookmarkEnd w:id="12"/>
      <w:r>
        <w:t>In accordance with</w:t>
      </w:r>
      <w:r w:rsidR="001F6C6B">
        <w:t xml:space="preserve"> </w:t>
      </w:r>
      <w:r w:rsidR="00F371C0">
        <w:t>I-Connect Solutions Inc.</w:t>
      </w:r>
      <w:proofErr w:type="gramStart"/>
      <w:r>
        <w:t xml:space="preserve"> policies</w:t>
      </w:r>
      <w:proofErr w:type="gramEnd"/>
      <w:r>
        <w:t xml:space="preserve">, our organization conducts external and internal penetration tests of its networks and systems throughout the year. The purpose of this engagement was to assess the </w:t>
      </w:r>
      <w:r w:rsidR="001F6C6B">
        <w:t>networks</w:t>
      </w:r>
      <w:r>
        <w:t xml:space="preserve"> and systems’ security and identify potential security flaws by utilizing industry-accepted testing methodology and best practices.</w:t>
      </w:r>
    </w:p>
    <w:p w14:paraId="56F55CFE" w14:textId="77777777" w:rsidR="006B458C" w:rsidRDefault="006B458C"/>
    <w:p w14:paraId="1DFD530B" w14:textId="77777777" w:rsidR="006B458C" w:rsidRDefault="00000000">
      <w:r>
        <w:t>For the testing, we focused on the following:</w:t>
      </w:r>
    </w:p>
    <w:p w14:paraId="1A678D83" w14:textId="77777777" w:rsidR="006B458C" w:rsidRDefault="006B458C"/>
    <w:p w14:paraId="11AC9D21" w14:textId="77777777" w:rsidR="006B458C" w:rsidRDefault="00000000">
      <w:pPr>
        <w:numPr>
          <w:ilvl w:val="0"/>
          <w:numId w:val="1"/>
        </w:numPr>
      </w:pPr>
      <w:r>
        <w:t>Attempting to determine what system-level vulnerabilities could be discovered and exploited with no prior knowledge of the environment or notification to administrators.</w:t>
      </w:r>
    </w:p>
    <w:p w14:paraId="2614B9DB" w14:textId="77777777" w:rsidR="006B458C" w:rsidRDefault="00000000">
      <w:pPr>
        <w:numPr>
          <w:ilvl w:val="0"/>
          <w:numId w:val="1"/>
        </w:numPr>
      </w:pPr>
      <w:r>
        <w:t>Attempting to exploit vulnerabilities found and access confidential information that may be stored on systems.</w:t>
      </w:r>
    </w:p>
    <w:p w14:paraId="042AC940" w14:textId="77777777" w:rsidR="006B458C" w:rsidRDefault="00000000">
      <w:pPr>
        <w:numPr>
          <w:ilvl w:val="0"/>
          <w:numId w:val="1"/>
        </w:numPr>
      </w:pPr>
      <w:r>
        <w:t>Documenting and reporting on all findings.</w:t>
      </w:r>
    </w:p>
    <w:p w14:paraId="787742AF" w14:textId="77777777" w:rsidR="006B458C" w:rsidRDefault="006B458C">
      <w:pPr>
        <w:ind w:firstLine="30"/>
      </w:pPr>
    </w:p>
    <w:p w14:paraId="12463ABF" w14:textId="77777777" w:rsidR="006B458C" w:rsidRDefault="00000000">
      <w:r>
        <w:t>All tests took into consideration the actual business processes implemented by the systems and their potential threats; therefore, the results of this assessment reflect a realistic picture of the actual exposure levels to online hackers. This document contains the results of that assessment.</w:t>
      </w:r>
    </w:p>
    <w:p w14:paraId="2B487EF0" w14:textId="77777777" w:rsidR="006B458C" w:rsidRDefault="006B458C"/>
    <w:p w14:paraId="173A96F4" w14:textId="77777777" w:rsidR="006B458C" w:rsidRDefault="00000000">
      <w:pPr>
        <w:pStyle w:val="Heading3"/>
      </w:pPr>
      <w:bookmarkStart w:id="13" w:name="_3dy6vkm" w:colFirst="0" w:colLast="0"/>
      <w:bookmarkEnd w:id="13"/>
      <w:r>
        <w:t>Assessment Objective</w:t>
      </w:r>
    </w:p>
    <w:p w14:paraId="3DBDD958" w14:textId="77777777" w:rsidR="006B458C" w:rsidRDefault="006B458C"/>
    <w:p w14:paraId="3747E27B" w14:textId="46467527" w:rsidR="006B458C" w:rsidRDefault="00000000">
      <w:bookmarkStart w:id="14" w:name="_1t3h5sf" w:colFirst="0" w:colLast="0"/>
      <w:bookmarkEnd w:id="14"/>
      <w:r>
        <w:t xml:space="preserve">The primary goal of this assessment was to provide an analysis of security flaws present </w:t>
      </w:r>
      <w:proofErr w:type="spellStart"/>
      <w:proofErr w:type="gramStart"/>
      <w:r>
        <w:t>in</w:t>
      </w:r>
      <w:r w:rsidR="00F371C0">
        <w:t>I</w:t>
      </w:r>
      <w:proofErr w:type="spellEnd"/>
      <w:proofErr w:type="gramEnd"/>
      <w:r w:rsidR="00F371C0">
        <w:t>-Connect Solutions Inc.</w:t>
      </w:r>
      <w:r>
        <w:t>’s web applications, networks, and systems. This assessment was conducted to identify exploitable vulnerabilities and provide actionable recommendations on how to remediate the vulnerabilities to provide a greater level of security for the environment.</w:t>
      </w:r>
    </w:p>
    <w:p w14:paraId="5BC85688" w14:textId="77777777" w:rsidR="006B458C" w:rsidRDefault="006B458C"/>
    <w:p w14:paraId="2FAC950C" w14:textId="77777777" w:rsidR="006B458C" w:rsidRDefault="00000000">
      <w:r>
        <w:t xml:space="preserve">We used our proven vulnerability testing methodology to assess all relevant web applications, networks, and systems in scope. </w:t>
      </w:r>
    </w:p>
    <w:p w14:paraId="0ADEA795" w14:textId="77777777" w:rsidR="006B458C" w:rsidRDefault="006B458C"/>
    <w:p w14:paraId="1ACFB7C7" w14:textId="2B2065BB" w:rsidR="006B458C" w:rsidRDefault="00DE6572">
      <w:r>
        <w:t>I</w:t>
      </w:r>
      <w:r w:rsidR="001F6C6B">
        <w:t xml:space="preserve">-Connect Solution </w:t>
      </w:r>
      <w:r>
        <w:t>has outlined the following objectives:</w:t>
      </w:r>
    </w:p>
    <w:p w14:paraId="2DCA0D0F" w14:textId="77777777" w:rsidR="006B458C" w:rsidRDefault="006B458C"/>
    <w:p w14:paraId="3B63C208" w14:textId="77777777" w:rsidR="006B458C" w:rsidRDefault="00000000">
      <w:pPr>
        <w:jc w:val="center"/>
        <w:rPr>
          <w:color w:val="B5B5B5"/>
          <w:sz w:val="18"/>
          <w:szCs w:val="18"/>
        </w:rPr>
      </w:pPr>
      <w:r>
        <w:rPr>
          <w:color w:val="B5B5B5"/>
          <w:sz w:val="18"/>
          <w:szCs w:val="18"/>
        </w:rPr>
        <w:t>Table 1: Defined Objectives</w:t>
      </w:r>
    </w:p>
    <w:p w14:paraId="7D176E9D" w14:textId="77777777" w:rsidR="006B458C" w:rsidRDefault="006B458C">
      <w:pPr>
        <w:jc w:val="center"/>
        <w:rPr>
          <w:color w:val="B5B5B5"/>
          <w:sz w:val="18"/>
          <w:szCs w:val="18"/>
        </w:rPr>
      </w:pPr>
    </w:p>
    <w:tbl>
      <w:tblPr>
        <w:tblStyle w:val="a2"/>
        <w:tblW w:w="93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6B458C" w14:paraId="7AB82B0B" w14:textId="77777777">
        <w:trPr>
          <w:trHeight w:val="314"/>
        </w:trPr>
        <w:tc>
          <w:tcPr>
            <w:tcW w:w="9350" w:type="dxa"/>
            <w:shd w:val="clear" w:color="auto" w:fill="BDD4DE"/>
          </w:tcPr>
          <w:p w14:paraId="06FB88B5" w14:textId="77777777" w:rsidR="006B458C" w:rsidRDefault="00000000">
            <w:pPr>
              <w:jc w:val="center"/>
              <w:rPr>
                <w:b/>
              </w:rPr>
            </w:pPr>
            <w:r>
              <w:rPr>
                <w:b/>
                <w:sz w:val="24"/>
                <w:szCs w:val="24"/>
              </w:rPr>
              <w:t>Objective</w:t>
            </w:r>
          </w:p>
        </w:tc>
      </w:tr>
      <w:tr w:rsidR="006B458C" w14:paraId="00D144F8" w14:textId="77777777">
        <w:trPr>
          <w:trHeight w:val="350"/>
        </w:trPr>
        <w:tc>
          <w:tcPr>
            <w:tcW w:w="9350" w:type="dxa"/>
          </w:tcPr>
          <w:p w14:paraId="0658340B" w14:textId="77777777" w:rsidR="006B458C" w:rsidRDefault="00000000">
            <w:r>
              <w:t>Find and exfiltrate any sensitive information within the domain.</w:t>
            </w:r>
          </w:p>
        </w:tc>
      </w:tr>
      <w:tr w:rsidR="006B458C" w14:paraId="424882F2" w14:textId="77777777">
        <w:trPr>
          <w:trHeight w:val="341"/>
        </w:trPr>
        <w:tc>
          <w:tcPr>
            <w:tcW w:w="9350" w:type="dxa"/>
          </w:tcPr>
          <w:p w14:paraId="774F8FB1" w14:textId="77777777" w:rsidR="006B458C" w:rsidRDefault="00000000">
            <w:r>
              <w:t>Escalate privileges.</w:t>
            </w:r>
          </w:p>
        </w:tc>
      </w:tr>
      <w:tr w:rsidR="006B458C" w14:paraId="5714DA56" w14:textId="77777777">
        <w:trPr>
          <w:trHeight w:val="350"/>
        </w:trPr>
        <w:tc>
          <w:tcPr>
            <w:tcW w:w="9350" w:type="dxa"/>
          </w:tcPr>
          <w:p w14:paraId="72D456DA" w14:textId="77777777" w:rsidR="006B458C" w:rsidRDefault="00000000">
            <w:r>
              <w:t>Compromise several machines.</w:t>
            </w:r>
          </w:p>
        </w:tc>
      </w:tr>
    </w:tbl>
    <w:p w14:paraId="5608F9DF" w14:textId="77777777" w:rsidR="006B458C" w:rsidRDefault="006B458C"/>
    <w:p w14:paraId="3166B7AE" w14:textId="77777777" w:rsidR="006B458C" w:rsidRDefault="006B458C"/>
    <w:p w14:paraId="4CA1559E" w14:textId="77777777" w:rsidR="006B458C" w:rsidRDefault="006B458C">
      <w:pPr>
        <w:jc w:val="center"/>
      </w:pPr>
    </w:p>
    <w:p w14:paraId="645E6C35" w14:textId="77777777" w:rsidR="006B458C" w:rsidRDefault="00000000">
      <w:pPr>
        <w:pStyle w:val="Heading1"/>
      </w:pPr>
      <w:bookmarkStart w:id="15" w:name="_2s8eyo1" w:colFirst="0" w:colLast="0"/>
      <w:bookmarkEnd w:id="15"/>
      <w:r>
        <w:br w:type="page"/>
      </w:r>
    </w:p>
    <w:p w14:paraId="156A16FB" w14:textId="77777777" w:rsidR="006B458C" w:rsidRDefault="00000000">
      <w:pPr>
        <w:pStyle w:val="Heading2"/>
        <w:jc w:val="center"/>
      </w:pPr>
      <w:bookmarkStart w:id="16" w:name="_tgl1cd57dphe" w:colFirst="0" w:colLast="0"/>
      <w:bookmarkEnd w:id="16"/>
      <w:r>
        <w:lastRenderedPageBreak/>
        <w:t>Penetration Testing Methodology</w:t>
      </w:r>
    </w:p>
    <w:p w14:paraId="220059FA" w14:textId="77777777" w:rsidR="006B458C" w:rsidRDefault="006B458C"/>
    <w:p w14:paraId="0288878B" w14:textId="77777777" w:rsidR="006B458C" w:rsidRDefault="00000000">
      <w:pPr>
        <w:pStyle w:val="Heading3"/>
      </w:pPr>
      <w:bookmarkStart w:id="17" w:name="_17dp8vu" w:colFirst="0" w:colLast="0"/>
      <w:bookmarkEnd w:id="17"/>
      <w:r>
        <w:t>Reconnaissance</w:t>
      </w:r>
    </w:p>
    <w:p w14:paraId="4AC48A0E" w14:textId="77777777" w:rsidR="006B458C" w:rsidRDefault="00000000">
      <w:pPr>
        <w:pStyle w:val="Heading3"/>
      </w:pPr>
      <w:bookmarkStart w:id="18" w:name="_3lzx45vd2jl6" w:colFirst="0" w:colLast="0"/>
      <w:bookmarkEnd w:id="18"/>
      <w:r>
        <w:t xml:space="preserve"> </w:t>
      </w:r>
    </w:p>
    <w:p w14:paraId="70F11B85" w14:textId="77777777" w:rsidR="006B458C" w:rsidRDefault="00000000">
      <w:r>
        <w:t>We begin assessments by checking for any passive (open source) data that may assist the assessors with their tasks. If internal, the assessment team will perform active recon using tools such as Nmap and Bloodhound.</w:t>
      </w:r>
    </w:p>
    <w:p w14:paraId="6CB9A564" w14:textId="77777777" w:rsidR="006B458C" w:rsidRDefault="006B458C"/>
    <w:p w14:paraId="290AD2B5" w14:textId="77777777" w:rsidR="006B458C" w:rsidRDefault="00000000">
      <w:pPr>
        <w:pStyle w:val="Heading3"/>
      </w:pPr>
      <w:bookmarkStart w:id="19" w:name="_3rdcrjn" w:colFirst="0" w:colLast="0"/>
      <w:bookmarkEnd w:id="19"/>
      <w:r>
        <w:t>Identification of Vulnerabilities and Services</w:t>
      </w:r>
    </w:p>
    <w:p w14:paraId="1F423A74" w14:textId="77777777" w:rsidR="006B458C" w:rsidRDefault="006B458C"/>
    <w:p w14:paraId="4AC93FAB" w14:textId="14EB714E" w:rsidR="006B458C" w:rsidRDefault="00000000">
      <w:r>
        <w:t xml:space="preserve">We use custom, private, and public tools such as Metasploit, </w:t>
      </w:r>
      <w:proofErr w:type="spellStart"/>
      <w:r>
        <w:t>hashcat</w:t>
      </w:r>
      <w:proofErr w:type="spellEnd"/>
      <w:r>
        <w:t>, and Nmap to gain perspective of the network security from a hacker’s point of view. These methods provide</w:t>
      </w:r>
      <w:r w:rsidR="001F6C6B">
        <w:t xml:space="preserve"> </w:t>
      </w:r>
      <w:r w:rsidR="00F371C0">
        <w:t>I-Connect Solutions Inc.</w:t>
      </w:r>
      <w:r>
        <w:t xml:space="preserve"> with an understanding of the risks that threaten </w:t>
      </w:r>
      <w:proofErr w:type="gramStart"/>
      <w:r>
        <w:t>its</w:t>
      </w:r>
      <w:proofErr w:type="gramEnd"/>
      <w:r>
        <w:t xml:space="preserve"> information, </w:t>
      </w:r>
      <w:proofErr w:type="gramStart"/>
      <w:r>
        <w:t>and also</w:t>
      </w:r>
      <w:proofErr w:type="gramEnd"/>
      <w:r>
        <w:t xml:space="preserve"> the strengths and weaknesses of the current controls protecting those systems. The results were achieved by mapping the network architecture, identifying hosts and services, enumerating network and system-level vulnerabilities, attempting to discover unexpected hosts within the environment, and eliminating false positives that might have arisen from scanning. </w:t>
      </w:r>
    </w:p>
    <w:p w14:paraId="259C608F" w14:textId="77777777" w:rsidR="006B458C" w:rsidRDefault="006B458C"/>
    <w:p w14:paraId="7B3114D4" w14:textId="77777777" w:rsidR="006B458C" w:rsidRDefault="00000000">
      <w:pPr>
        <w:pStyle w:val="Heading3"/>
      </w:pPr>
      <w:bookmarkStart w:id="20" w:name="_26in1rg" w:colFirst="0" w:colLast="0"/>
      <w:bookmarkEnd w:id="20"/>
      <w:r>
        <w:t>Vulnerability Exploitation</w:t>
      </w:r>
    </w:p>
    <w:p w14:paraId="24F902C7" w14:textId="77777777" w:rsidR="006B458C" w:rsidRDefault="006B458C"/>
    <w:p w14:paraId="7FEC4635" w14:textId="22DFAC42" w:rsidR="006B458C" w:rsidRDefault="00000000">
      <w:r>
        <w:t xml:space="preserve">Our normal process is to both manually test each identified vulnerability and use automated tools to exploit these issues. Exploitation of </w:t>
      </w:r>
      <w:r w:rsidR="001F6C6B">
        <w:t>vulnerability</w:t>
      </w:r>
      <w:r>
        <w:t xml:space="preserve"> is defined as any action we perform that gives us unauthorized access to the system or the sensitive data. </w:t>
      </w:r>
    </w:p>
    <w:p w14:paraId="264E6F1E" w14:textId="77777777" w:rsidR="006B458C" w:rsidRDefault="006B458C"/>
    <w:p w14:paraId="2A09A226" w14:textId="77777777" w:rsidR="006B458C" w:rsidRDefault="00000000">
      <w:pPr>
        <w:pStyle w:val="Heading3"/>
      </w:pPr>
      <w:bookmarkStart w:id="21" w:name="_lnxbz9" w:colFirst="0" w:colLast="0"/>
      <w:bookmarkEnd w:id="21"/>
      <w:r>
        <w:t>Reporting</w:t>
      </w:r>
    </w:p>
    <w:p w14:paraId="4E9E53E3" w14:textId="77777777" w:rsidR="006B458C" w:rsidRDefault="006B458C"/>
    <w:p w14:paraId="2B04FB44" w14:textId="77777777" w:rsidR="006B458C" w:rsidRDefault="00000000">
      <w:r>
        <w:t>Once exploitation is completed and the assessors have completed their objectives, or have done everything possible within the allotted time, the assessment team writes the report, which is the final deliverable to the customer.</w:t>
      </w:r>
    </w:p>
    <w:p w14:paraId="1406DFC5" w14:textId="4E9FBAA4" w:rsidR="006B458C" w:rsidRDefault="006B458C">
      <w:pPr>
        <w:pStyle w:val="Heading1"/>
        <w:jc w:val="center"/>
      </w:pPr>
      <w:bookmarkStart w:id="22" w:name="_35nkun2" w:colFirst="0" w:colLast="0"/>
      <w:bookmarkEnd w:id="22"/>
    </w:p>
    <w:p w14:paraId="66C34B07" w14:textId="77777777" w:rsidR="006B458C" w:rsidRDefault="00000000">
      <w:pPr>
        <w:pStyle w:val="Heading2"/>
        <w:jc w:val="center"/>
      </w:pPr>
      <w:bookmarkStart w:id="23" w:name="_zf3a4holuf89" w:colFirst="0" w:colLast="0"/>
      <w:bookmarkEnd w:id="23"/>
      <w:r>
        <w:t>Scope</w:t>
      </w:r>
    </w:p>
    <w:p w14:paraId="6D2229CD" w14:textId="77777777" w:rsidR="006B458C" w:rsidRDefault="006B458C"/>
    <w:p w14:paraId="52AA8AA4" w14:textId="23C5BE70" w:rsidR="006B458C" w:rsidRDefault="00000000">
      <w:r>
        <w:t xml:space="preserve">Prior to any assessment </w:t>
      </w:r>
      <w:r w:rsidR="001F6C6B">
        <w:t>activities, I</w:t>
      </w:r>
      <w:r w:rsidR="00F371C0">
        <w:t>-Connect Solutions Inc.</w:t>
      </w:r>
      <w:r>
        <w:t xml:space="preserve"> and the assessment team will identify targeted systems with a defined range or list of network IP addresses. The assessment team will work directly with the</w:t>
      </w:r>
      <w:r w:rsidR="004C2937">
        <w:t xml:space="preserve"> </w:t>
      </w:r>
      <w:proofErr w:type="spellStart"/>
      <w:r w:rsidR="002E5A10">
        <w:t>Rekall’s</w:t>
      </w:r>
      <w:proofErr w:type="spellEnd"/>
      <w:r>
        <w:t xml:space="preserve"> POC to determine which network ranges are in-scope for the scheduled assessment. </w:t>
      </w:r>
    </w:p>
    <w:p w14:paraId="7395A871" w14:textId="77777777" w:rsidR="006B458C" w:rsidRDefault="006B458C"/>
    <w:p w14:paraId="4F6BE259" w14:textId="19E5C7D2" w:rsidR="006B458C" w:rsidRDefault="00000000">
      <w:r>
        <w:t>It is</w:t>
      </w:r>
      <w:r w:rsidR="001F6C6B">
        <w:t xml:space="preserve"> </w:t>
      </w:r>
      <w:r w:rsidR="00F371C0">
        <w:t>I-Connect Solutions Inc.</w:t>
      </w:r>
      <w:r>
        <w:t xml:space="preserve">’s responsibility to ensure that IP addresses identified as in-scope are </w:t>
      </w:r>
      <w:r w:rsidR="004C2937">
        <w:t>controlled</w:t>
      </w:r>
      <w:r>
        <w:t xml:space="preserve"> by</w:t>
      </w:r>
      <w:r w:rsidR="004C2937">
        <w:t xml:space="preserve"> </w:t>
      </w:r>
      <w:r w:rsidR="00F371C0">
        <w:t>I-Connect Solutions Inc.</w:t>
      </w:r>
      <w:r>
        <w:t xml:space="preserve"> and are hosted in</w:t>
      </w:r>
      <w:r w:rsidR="004C2937">
        <w:t xml:space="preserve"> </w:t>
      </w:r>
      <w:proofErr w:type="spellStart"/>
      <w:r w:rsidR="00EB0CF7">
        <w:t>Rekall’s</w:t>
      </w:r>
      <w:proofErr w:type="spellEnd"/>
      <w:r>
        <w:t xml:space="preserve">-owned facilities (i.e., are not hosted by an external organization). In-scope and excluded IP addresses and ranges are listed below. </w:t>
      </w:r>
    </w:p>
    <w:p w14:paraId="78D74E5D" w14:textId="77777777" w:rsidR="006B458C" w:rsidRDefault="006B458C"/>
    <w:p w14:paraId="76E64469" w14:textId="77777777" w:rsidR="006B458C" w:rsidRDefault="006B458C">
      <w:pPr>
        <w:pStyle w:val="Heading1"/>
        <w:jc w:val="center"/>
      </w:pPr>
      <w:bookmarkStart w:id="24" w:name="_44sinio" w:colFirst="0" w:colLast="0"/>
      <w:bookmarkEnd w:id="24"/>
    </w:p>
    <w:p w14:paraId="7ADB6F72" w14:textId="77777777" w:rsidR="006B458C" w:rsidRDefault="00000000">
      <w:pPr>
        <w:pStyle w:val="Heading1"/>
        <w:jc w:val="center"/>
      </w:pPr>
      <w:bookmarkStart w:id="25" w:name="_ifrwezlz00sj" w:colFirst="0" w:colLast="0"/>
      <w:bookmarkEnd w:id="25"/>
      <w:r>
        <w:br w:type="page"/>
      </w:r>
    </w:p>
    <w:p w14:paraId="4F4F59A1" w14:textId="1CFD6A67" w:rsidR="006B458C" w:rsidRDefault="00000000">
      <w:pPr>
        <w:pStyle w:val="Heading2"/>
        <w:jc w:val="center"/>
      </w:pPr>
      <w:bookmarkStart w:id="26" w:name="_x5kpi12umwq3" w:colFirst="0" w:colLast="0"/>
      <w:bookmarkEnd w:id="26"/>
      <w:r>
        <w:lastRenderedPageBreak/>
        <w:t>Executive Summary of Findings</w:t>
      </w:r>
      <w:r w:rsidR="00BA471A">
        <w:rPr>
          <w:noProof/>
        </w:rPr>
        <w:drawing>
          <wp:inline distT="0" distB="0" distL="0" distR="0" wp14:anchorId="40E7A6FE" wp14:editId="34BD1A64">
            <wp:extent cx="5943600" cy="3545840"/>
            <wp:effectExtent l="0" t="0" r="0" b="0"/>
            <wp:docPr id="2" name="image2.png" descr="Char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2.png" descr="Chart&#10;&#10;Description automatically generated with medium confidence"/>
                    <pic:cNvPicPr preferRelativeResize="0"/>
                  </pic:nvPicPr>
                  <pic:blipFill>
                    <a:blip r:embed="rId9"/>
                    <a:srcRect/>
                    <a:stretch>
                      <a:fillRect/>
                    </a:stretch>
                  </pic:blipFill>
                  <pic:spPr>
                    <a:xfrm>
                      <a:off x="0" y="0"/>
                      <a:ext cx="5943600" cy="3545840"/>
                    </a:xfrm>
                    <a:prstGeom prst="rect">
                      <a:avLst/>
                    </a:prstGeom>
                    <a:ln/>
                  </pic:spPr>
                </pic:pic>
              </a:graphicData>
            </a:graphic>
          </wp:inline>
        </w:drawing>
      </w:r>
    </w:p>
    <w:p w14:paraId="322E6103" w14:textId="77777777" w:rsidR="006B458C" w:rsidRDefault="006B458C">
      <w:pPr>
        <w:pStyle w:val="Heading2"/>
      </w:pPr>
      <w:bookmarkStart w:id="27" w:name="_2jxsxqh" w:colFirst="0" w:colLast="0"/>
      <w:bookmarkEnd w:id="27"/>
    </w:p>
    <w:p w14:paraId="384C7CAB" w14:textId="77777777" w:rsidR="006B458C" w:rsidRDefault="00000000">
      <w:pPr>
        <w:pStyle w:val="Heading3"/>
      </w:pPr>
      <w:bookmarkStart w:id="28" w:name="_z337ya" w:colFirst="0" w:colLast="0"/>
      <w:bookmarkEnd w:id="28"/>
      <w:r>
        <w:t>Grading Methodology</w:t>
      </w:r>
    </w:p>
    <w:p w14:paraId="69577805" w14:textId="77777777" w:rsidR="006B458C" w:rsidRDefault="006B458C"/>
    <w:p w14:paraId="5BA45818" w14:textId="77777777" w:rsidR="006B458C" w:rsidRDefault="00000000">
      <w:pPr>
        <w:rPr>
          <w:b/>
        </w:rPr>
      </w:pPr>
      <w:r>
        <w:t xml:space="preserve">Each finding was classified according to its severity, reflecting the risk each such vulnerability may pose </w:t>
      </w:r>
      <w:proofErr w:type="gramStart"/>
      <w:r>
        <w:t>to</w:t>
      </w:r>
      <w:proofErr w:type="gramEnd"/>
      <w:r>
        <w:t xml:space="preserve"> the business processes implemented by the application, based on the following criteria:</w:t>
      </w:r>
    </w:p>
    <w:p w14:paraId="4AD4695C" w14:textId="77777777" w:rsidR="006B458C" w:rsidRDefault="006B458C"/>
    <w:p w14:paraId="51DAC3B1" w14:textId="77777777" w:rsidR="006B458C" w:rsidRDefault="00000000">
      <w:r>
        <w:rPr>
          <w:b/>
          <w:color w:val="FF0000"/>
        </w:rPr>
        <w:t>Critical</w:t>
      </w:r>
      <w:proofErr w:type="gramStart"/>
      <w:r>
        <w:t>:</w:t>
      </w:r>
      <w:r>
        <w:tab/>
        <w:t xml:space="preserve"> Immediate</w:t>
      </w:r>
      <w:proofErr w:type="gramEnd"/>
      <w:r>
        <w:t xml:space="preserve"> threat to key business processes.</w:t>
      </w:r>
    </w:p>
    <w:p w14:paraId="50922BE6" w14:textId="77777777" w:rsidR="006B458C" w:rsidRDefault="00000000">
      <w:r>
        <w:rPr>
          <w:b/>
          <w:color w:val="FF9900"/>
        </w:rPr>
        <w:t>High</w:t>
      </w:r>
      <w:r>
        <w:t>:</w:t>
      </w:r>
      <w:r>
        <w:tab/>
      </w:r>
      <w:r>
        <w:tab/>
        <w:t xml:space="preserve"> Indirect threat to key business processes/threat to secondary business processes.</w:t>
      </w:r>
    </w:p>
    <w:p w14:paraId="12AB0527" w14:textId="77777777" w:rsidR="006B458C" w:rsidRDefault="00000000">
      <w:r>
        <w:rPr>
          <w:b/>
          <w:color w:val="0000FF"/>
        </w:rPr>
        <w:t>Medium</w:t>
      </w:r>
      <w:proofErr w:type="gramStart"/>
      <w:r>
        <w:t>:</w:t>
      </w:r>
      <w:r>
        <w:tab/>
        <w:t xml:space="preserve"> Indirect</w:t>
      </w:r>
      <w:proofErr w:type="gramEnd"/>
      <w:r>
        <w:t xml:space="preserve"> or partial threat to business processes. </w:t>
      </w:r>
    </w:p>
    <w:p w14:paraId="45F1608A" w14:textId="77777777" w:rsidR="006B458C" w:rsidRDefault="00000000">
      <w:r>
        <w:rPr>
          <w:b/>
          <w:color w:val="008000"/>
        </w:rPr>
        <w:t>Low</w:t>
      </w:r>
      <w:r>
        <w:t>:</w:t>
      </w:r>
      <w:r>
        <w:tab/>
      </w:r>
      <w:r>
        <w:tab/>
        <w:t xml:space="preserve"> No direct threat exists; vulnerability may be leveraged with other vulnerabilities.</w:t>
      </w:r>
    </w:p>
    <w:p w14:paraId="581170E3" w14:textId="77777777" w:rsidR="006B458C" w:rsidRDefault="00000000">
      <w:proofErr w:type="gramStart"/>
      <w:r>
        <w:rPr>
          <w:color w:val="B5B5B5"/>
        </w:rPr>
        <w:t>Informational</w:t>
      </w:r>
      <w:proofErr w:type="gramEnd"/>
      <w:r>
        <w:t>:    No threat; however, it is data that may be used in a future attack.</w:t>
      </w:r>
    </w:p>
    <w:p w14:paraId="30249DBE" w14:textId="77777777" w:rsidR="006B458C" w:rsidRDefault="006B458C"/>
    <w:p w14:paraId="07C43D5F" w14:textId="77777777" w:rsidR="006B458C" w:rsidRDefault="00000000">
      <w:r>
        <w:t>As the following grid shows, each threat is assessed in terms of both its potential impact on the business and the likelihood of exploitation:</w:t>
      </w:r>
    </w:p>
    <w:p w14:paraId="0E731399" w14:textId="77777777" w:rsidR="006B458C" w:rsidRDefault="006B458C"/>
    <w:p w14:paraId="6FC37CE4" w14:textId="2B26D18A" w:rsidR="006B458C" w:rsidRDefault="006B458C"/>
    <w:p w14:paraId="399B2C64" w14:textId="77777777" w:rsidR="006B458C" w:rsidRDefault="006B458C"/>
    <w:p w14:paraId="1102D205" w14:textId="77777777" w:rsidR="006B458C" w:rsidRDefault="00000000">
      <w:pPr>
        <w:pStyle w:val="Heading3"/>
      </w:pPr>
      <w:bookmarkStart w:id="29" w:name="_q7qmjox23jro" w:colFirst="0" w:colLast="0"/>
      <w:bookmarkEnd w:id="29"/>
      <w:r>
        <w:br w:type="page"/>
      </w:r>
    </w:p>
    <w:p w14:paraId="343FCD8D" w14:textId="77777777" w:rsidR="006B458C" w:rsidRDefault="00000000">
      <w:pPr>
        <w:pStyle w:val="Heading3"/>
      </w:pPr>
      <w:bookmarkStart w:id="30" w:name="_nntf0x9u7qng" w:colFirst="0" w:colLast="0"/>
      <w:bookmarkEnd w:id="30"/>
      <w:r>
        <w:lastRenderedPageBreak/>
        <w:t>Summary of Strengths</w:t>
      </w:r>
    </w:p>
    <w:p w14:paraId="0EBD7BDC" w14:textId="77777777" w:rsidR="006B458C" w:rsidRDefault="006B458C"/>
    <w:p w14:paraId="16454E0A" w14:textId="5E27EFB9" w:rsidR="006B458C" w:rsidRDefault="00000000">
      <w:r>
        <w:t xml:space="preserve">While the assessment team was successful in finding several vulnerabilities, the team also recognized several strengths </w:t>
      </w:r>
      <w:r w:rsidR="00E20396">
        <w:t xml:space="preserve">within </w:t>
      </w:r>
      <w:proofErr w:type="spellStart"/>
      <w:r w:rsidR="00796C90">
        <w:t>Rekall’s</w:t>
      </w:r>
      <w:proofErr w:type="spellEnd"/>
      <w:r>
        <w:t xml:space="preserve"> environment. These positives highlight the effective countermeasures and defenses that successfully prevented, detected, or denied an attack technique or tactic from occurring. </w:t>
      </w:r>
    </w:p>
    <w:p w14:paraId="7BCF8210" w14:textId="77777777" w:rsidR="006B458C" w:rsidRDefault="006B458C"/>
    <w:p w14:paraId="62BD9500" w14:textId="7C21EB7D" w:rsidR="006B458C" w:rsidRPr="00361C06" w:rsidRDefault="00D83892" w:rsidP="00D83892">
      <w:pPr>
        <w:pStyle w:val="ListParagraph"/>
        <w:numPr>
          <w:ilvl w:val="0"/>
          <w:numId w:val="12"/>
        </w:numPr>
        <w:pBdr>
          <w:top w:val="nil"/>
          <w:left w:val="nil"/>
          <w:bottom w:val="nil"/>
          <w:right w:val="nil"/>
          <w:between w:val="nil"/>
        </w:pBdr>
      </w:pPr>
      <w:r w:rsidRPr="00361C06">
        <w:t>Proactive approach to mitigate</w:t>
      </w:r>
      <w:r w:rsidR="00A97DC7">
        <w:t xml:space="preserve"> </w:t>
      </w:r>
      <w:proofErr w:type="spellStart"/>
      <w:r w:rsidR="00A97DC7">
        <w:t>vuns</w:t>
      </w:r>
      <w:proofErr w:type="spellEnd"/>
      <w:r w:rsidR="00A97DC7">
        <w:t xml:space="preserve"> &amp;</w:t>
      </w:r>
      <w:r w:rsidRPr="00361C06">
        <w:t xml:space="preserve"> attacks</w:t>
      </w:r>
    </w:p>
    <w:p w14:paraId="34A0CBC5" w14:textId="6598E10C" w:rsidR="00D83892" w:rsidRPr="00E17D8B" w:rsidRDefault="00D83892" w:rsidP="00E17D8B">
      <w:pPr>
        <w:pBdr>
          <w:top w:val="nil"/>
          <w:left w:val="nil"/>
          <w:bottom w:val="nil"/>
          <w:right w:val="nil"/>
          <w:between w:val="nil"/>
        </w:pBdr>
        <w:rPr>
          <w:highlight w:val="yellow"/>
        </w:rPr>
      </w:pPr>
    </w:p>
    <w:p w14:paraId="00675617" w14:textId="77777777" w:rsidR="006B458C" w:rsidRPr="00E17D8B" w:rsidRDefault="006B458C" w:rsidP="00E17D8B">
      <w:pPr>
        <w:pBdr>
          <w:top w:val="nil"/>
          <w:left w:val="nil"/>
          <w:bottom w:val="nil"/>
          <w:right w:val="nil"/>
          <w:between w:val="nil"/>
        </w:pBdr>
        <w:ind w:left="360"/>
        <w:rPr>
          <w:highlight w:val="yellow"/>
        </w:rPr>
      </w:pPr>
    </w:p>
    <w:p w14:paraId="175E6DE0" w14:textId="77777777" w:rsidR="006B458C" w:rsidRDefault="006B458C"/>
    <w:p w14:paraId="1CA9E2BA" w14:textId="77777777" w:rsidR="006B458C" w:rsidRDefault="00000000">
      <w:pPr>
        <w:pStyle w:val="Heading3"/>
      </w:pPr>
      <w:bookmarkStart w:id="31" w:name="_1y810tw" w:colFirst="0" w:colLast="0"/>
      <w:bookmarkEnd w:id="31"/>
      <w:r>
        <w:t>Summary of Weaknesses</w:t>
      </w:r>
    </w:p>
    <w:p w14:paraId="3C6BABD4" w14:textId="77777777" w:rsidR="006B458C" w:rsidRDefault="006B458C"/>
    <w:p w14:paraId="09ABC128" w14:textId="77777777" w:rsidR="006B458C" w:rsidRDefault="00000000">
      <w:r>
        <w:t xml:space="preserve">We successfully found several critical vulnerabilities that should be immediately addressed </w:t>
      </w:r>
      <w:proofErr w:type="gramStart"/>
      <w:r>
        <w:t>in order to</w:t>
      </w:r>
      <w:proofErr w:type="gramEnd"/>
      <w:r>
        <w:t xml:space="preserve"> prevent an adversary from compromising the network. These findings are not specific to a software version but are more general and systemic vulnerabilities.</w:t>
      </w:r>
    </w:p>
    <w:p w14:paraId="1D1DC68B" w14:textId="77777777" w:rsidR="006B458C" w:rsidRDefault="006B458C"/>
    <w:p w14:paraId="429626D8" w14:textId="6C9308F6" w:rsidR="009140E4" w:rsidRDefault="00307889" w:rsidP="00307889">
      <w:r>
        <w:t xml:space="preserve">   </w:t>
      </w:r>
    </w:p>
    <w:p w14:paraId="565C4974" w14:textId="32B9EB05" w:rsidR="00543408" w:rsidRDefault="00543408" w:rsidP="001B208F">
      <w:pPr>
        <w:pStyle w:val="ListParagraph"/>
        <w:numPr>
          <w:ilvl w:val="0"/>
          <w:numId w:val="11"/>
        </w:numPr>
      </w:pPr>
      <w:r>
        <w:t>Weak Passwords</w:t>
      </w:r>
      <w:r w:rsidR="001B208F">
        <w:t xml:space="preserve"> Policies</w:t>
      </w:r>
      <w:r>
        <w:t>.</w:t>
      </w:r>
    </w:p>
    <w:p w14:paraId="0231FD7D" w14:textId="4C8EBBB4" w:rsidR="001B208F" w:rsidRDefault="001B208F" w:rsidP="001B208F">
      <w:pPr>
        <w:pStyle w:val="ListParagraph"/>
        <w:numPr>
          <w:ilvl w:val="0"/>
          <w:numId w:val="11"/>
        </w:numPr>
      </w:pPr>
      <w:r>
        <w:t>Poor Patch Management</w:t>
      </w:r>
    </w:p>
    <w:p w14:paraId="62F6837E" w14:textId="2A9F4A48" w:rsidR="001B208F" w:rsidRDefault="001B208F" w:rsidP="001B208F">
      <w:pPr>
        <w:pStyle w:val="ListParagraph"/>
        <w:numPr>
          <w:ilvl w:val="0"/>
          <w:numId w:val="11"/>
        </w:numPr>
      </w:pPr>
      <w:r>
        <w:t>Password Reuse</w:t>
      </w:r>
    </w:p>
    <w:p w14:paraId="374D4BBF" w14:textId="6514C52C" w:rsidR="001B208F" w:rsidRDefault="001B208F" w:rsidP="001B208F">
      <w:pPr>
        <w:pStyle w:val="ListParagraph"/>
        <w:numPr>
          <w:ilvl w:val="0"/>
          <w:numId w:val="11"/>
        </w:numPr>
      </w:pPr>
      <w:r>
        <w:t>Ins</w:t>
      </w:r>
      <w:r w:rsidR="004A2FAF">
        <w:t>ecure</w:t>
      </w:r>
      <w:r>
        <w:t xml:space="preserve"> Protocol </w:t>
      </w:r>
    </w:p>
    <w:p w14:paraId="75501177" w14:textId="4F288350" w:rsidR="005958FE" w:rsidRDefault="005958FE" w:rsidP="001B208F">
      <w:pPr>
        <w:pStyle w:val="ListParagraph"/>
        <w:numPr>
          <w:ilvl w:val="0"/>
          <w:numId w:val="11"/>
        </w:numPr>
      </w:pPr>
      <w:r>
        <w:t>Open ports</w:t>
      </w:r>
    </w:p>
    <w:p w14:paraId="5252205D" w14:textId="386036E6" w:rsidR="0051629E" w:rsidRDefault="0051629E" w:rsidP="001B208F">
      <w:pPr>
        <w:pStyle w:val="ListParagraph"/>
        <w:numPr>
          <w:ilvl w:val="0"/>
          <w:numId w:val="11"/>
        </w:numPr>
      </w:pPr>
      <w:r>
        <w:t>SQL Injection</w:t>
      </w:r>
    </w:p>
    <w:p w14:paraId="138D4BF7" w14:textId="4B8CDA9D" w:rsidR="0051629E" w:rsidRDefault="0051629E" w:rsidP="001B208F">
      <w:pPr>
        <w:pStyle w:val="ListParagraph"/>
        <w:numPr>
          <w:ilvl w:val="0"/>
          <w:numId w:val="11"/>
        </w:numPr>
      </w:pPr>
      <w:r>
        <w:t xml:space="preserve">Cross Site Scripting </w:t>
      </w:r>
    </w:p>
    <w:p w14:paraId="51D603AD" w14:textId="23DB8F4F" w:rsidR="00361C06" w:rsidRDefault="00361C06" w:rsidP="001B208F">
      <w:pPr>
        <w:pStyle w:val="ListParagraph"/>
        <w:numPr>
          <w:ilvl w:val="0"/>
          <w:numId w:val="11"/>
        </w:numPr>
      </w:pPr>
      <w:r>
        <w:t xml:space="preserve">Privilege Escalation </w:t>
      </w:r>
    </w:p>
    <w:p w14:paraId="09002B98" w14:textId="77777777" w:rsidR="002F3A01" w:rsidRDefault="002F3A01" w:rsidP="002F3A01"/>
    <w:p w14:paraId="60AA6FD0" w14:textId="6AEA4C7C" w:rsidR="002F3A01" w:rsidRDefault="002F3A01" w:rsidP="002F3A01"/>
    <w:p w14:paraId="584A5A5D" w14:textId="77777777" w:rsidR="00543408" w:rsidRDefault="00543408" w:rsidP="00134A7E">
      <w:pPr>
        <w:ind w:left="720"/>
      </w:pPr>
    </w:p>
    <w:p w14:paraId="4EC55E21" w14:textId="77777777" w:rsidR="002F3A01" w:rsidRDefault="002F3A01" w:rsidP="00134A7E">
      <w:pPr>
        <w:ind w:left="720"/>
      </w:pPr>
    </w:p>
    <w:p w14:paraId="45C627D3" w14:textId="5DF2B3D3" w:rsidR="002F3A01" w:rsidRDefault="002F3A01" w:rsidP="00134A7E">
      <w:pPr>
        <w:ind w:left="720"/>
      </w:pPr>
      <w:r w:rsidRPr="00E23584">
        <w:rPr>
          <w:noProof/>
        </w:rPr>
        <w:drawing>
          <wp:inline distT="0" distB="0" distL="0" distR="0" wp14:anchorId="42E98E41" wp14:editId="78AC4E51">
            <wp:extent cx="5129726" cy="3246634"/>
            <wp:effectExtent l="0" t="0" r="0" b="0"/>
            <wp:docPr id="14295989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950268" name="Picture 1" descr="A screenshot of a computer&#10;&#10;Description automatically generated"/>
                    <pic:cNvPicPr/>
                  </pic:nvPicPr>
                  <pic:blipFill>
                    <a:blip r:embed="rId10"/>
                    <a:stretch>
                      <a:fillRect/>
                    </a:stretch>
                  </pic:blipFill>
                  <pic:spPr>
                    <a:xfrm>
                      <a:off x="0" y="0"/>
                      <a:ext cx="5153822" cy="3261884"/>
                    </a:xfrm>
                    <a:prstGeom prst="rect">
                      <a:avLst/>
                    </a:prstGeom>
                  </pic:spPr>
                </pic:pic>
              </a:graphicData>
            </a:graphic>
          </wp:inline>
        </w:drawing>
      </w:r>
    </w:p>
    <w:p w14:paraId="773C1BE9" w14:textId="77777777" w:rsidR="002F3A01" w:rsidRDefault="002F3A01" w:rsidP="00134A7E">
      <w:pPr>
        <w:ind w:left="720"/>
      </w:pPr>
    </w:p>
    <w:p w14:paraId="7A460BF1" w14:textId="038A9697" w:rsidR="00C16F7F" w:rsidRDefault="00C16F7F" w:rsidP="00C16F7F">
      <w:pPr>
        <w:pStyle w:val="ListParagraph"/>
        <w:numPr>
          <w:ilvl w:val="0"/>
          <w:numId w:val="5"/>
        </w:numPr>
      </w:pPr>
      <w:r>
        <w:t xml:space="preserve">Used </w:t>
      </w:r>
      <w:proofErr w:type="spellStart"/>
      <w:r>
        <w:t>xss</w:t>
      </w:r>
      <w:proofErr w:type="spellEnd"/>
      <w:r>
        <w:t xml:space="preserve"> scripting</w:t>
      </w:r>
      <w:r w:rsidR="008937FA">
        <w:t xml:space="preserve"> </w:t>
      </w:r>
      <w:r w:rsidR="00323FF9">
        <w:t xml:space="preserve">payload to </w:t>
      </w:r>
      <w:r>
        <w:t xml:space="preserve">bypass Input validation to gain access to web </w:t>
      </w:r>
      <w:r w:rsidR="00BA471A">
        <w:t>application</w:t>
      </w:r>
    </w:p>
    <w:p w14:paraId="6C45278A" w14:textId="21FD2604" w:rsidR="00C16F7F" w:rsidRDefault="006B332F" w:rsidP="006B332F">
      <w:pPr>
        <w:ind w:left="720"/>
      </w:pPr>
      <w:r w:rsidRPr="00E23584">
        <w:rPr>
          <w:noProof/>
        </w:rPr>
        <w:lastRenderedPageBreak/>
        <w:drawing>
          <wp:inline distT="0" distB="0" distL="0" distR="0" wp14:anchorId="07A82A71" wp14:editId="546B1F58">
            <wp:extent cx="5000497" cy="2743200"/>
            <wp:effectExtent l="0" t="0" r="0" b="0"/>
            <wp:docPr id="5723729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72913" name="Picture 1" descr="A screenshot of a computer&#10;&#10;Description automatically generated"/>
                    <pic:cNvPicPr/>
                  </pic:nvPicPr>
                  <pic:blipFill>
                    <a:blip r:embed="rId11"/>
                    <a:stretch>
                      <a:fillRect/>
                    </a:stretch>
                  </pic:blipFill>
                  <pic:spPr>
                    <a:xfrm>
                      <a:off x="0" y="0"/>
                      <a:ext cx="5069253" cy="2780919"/>
                    </a:xfrm>
                    <a:prstGeom prst="rect">
                      <a:avLst/>
                    </a:prstGeom>
                  </pic:spPr>
                </pic:pic>
              </a:graphicData>
            </a:graphic>
          </wp:inline>
        </w:drawing>
      </w:r>
    </w:p>
    <w:p w14:paraId="696EBA55" w14:textId="77777777" w:rsidR="006B332F" w:rsidRDefault="006B332F" w:rsidP="00C16F7F"/>
    <w:p w14:paraId="1FD223E4" w14:textId="37BA2297" w:rsidR="006B332F" w:rsidRDefault="00226FAF" w:rsidP="00226FAF">
      <w:pPr>
        <w:pStyle w:val="ListParagraph"/>
      </w:pPr>
      <w:r>
        <w:t xml:space="preserve">SQL </w:t>
      </w:r>
      <w:proofErr w:type="gramStart"/>
      <w:r>
        <w:t>injection</w:t>
      </w:r>
      <w:proofErr w:type="gramEnd"/>
      <w:r>
        <w:t xml:space="preserve"> allow entry to web app/database</w:t>
      </w:r>
    </w:p>
    <w:p w14:paraId="2EDBCC82" w14:textId="77777777" w:rsidR="006B332F" w:rsidRDefault="006B332F" w:rsidP="00C16F7F"/>
    <w:p w14:paraId="02909969" w14:textId="77777777" w:rsidR="006B332F" w:rsidRDefault="006B332F" w:rsidP="00C16F7F"/>
    <w:p w14:paraId="167BEFF1" w14:textId="77777777" w:rsidR="006B332F" w:rsidRDefault="006B332F" w:rsidP="00C16F7F"/>
    <w:p w14:paraId="342C4919" w14:textId="77777777" w:rsidR="006B332F" w:rsidRDefault="006B332F" w:rsidP="00C16F7F"/>
    <w:p w14:paraId="70C497A6" w14:textId="7564AAFC" w:rsidR="002F3A01" w:rsidRDefault="009F33B4" w:rsidP="00134A7E">
      <w:pPr>
        <w:ind w:left="720"/>
      </w:pPr>
      <w:r w:rsidRPr="00E8753A">
        <w:rPr>
          <w:noProof/>
        </w:rPr>
        <w:drawing>
          <wp:inline distT="0" distB="0" distL="0" distR="0" wp14:anchorId="320072A5" wp14:editId="0073F580">
            <wp:extent cx="5086645" cy="3482939"/>
            <wp:effectExtent l="0" t="0" r="0" b="3810"/>
            <wp:docPr id="10989001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900198" name="Picture 1" descr="A screenshot of a computer&#10;&#10;Description automatically generated"/>
                    <pic:cNvPicPr/>
                  </pic:nvPicPr>
                  <pic:blipFill>
                    <a:blip r:embed="rId12"/>
                    <a:stretch>
                      <a:fillRect/>
                    </a:stretch>
                  </pic:blipFill>
                  <pic:spPr>
                    <a:xfrm>
                      <a:off x="0" y="0"/>
                      <a:ext cx="5100278" cy="3492274"/>
                    </a:xfrm>
                    <a:prstGeom prst="rect">
                      <a:avLst/>
                    </a:prstGeom>
                  </pic:spPr>
                </pic:pic>
              </a:graphicData>
            </a:graphic>
          </wp:inline>
        </w:drawing>
      </w:r>
    </w:p>
    <w:p w14:paraId="78B4935C" w14:textId="77777777" w:rsidR="006B332F" w:rsidRDefault="006B332F" w:rsidP="00134A7E">
      <w:pPr>
        <w:ind w:left="720"/>
      </w:pPr>
    </w:p>
    <w:p w14:paraId="2CFA67CE" w14:textId="5740CC9D" w:rsidR="009F33B4" w:rsidRDefault="0056307E" w:rsidP="006B332F">
      <w:pPr>
        <w:pStyle w:val="ListParagraph"/>
        <w:numPr>
          <w:ilvl w:val="0"/>
          <w:numId w:val="10"/>
        </w:numPr>
      </w:pPr>
      <w:r>
        <w:t xml:space="preserve">Hijacked </w:t>
      </w:r>
      <w:r w:rsidR="00A5358E">
        <w:t xml:space="preserve">user </w:t>
      </w:r>
      <w:r>
        <w:t>cred</w:t>
      </w:r>
      <w:r w:rsidR="009F33B4">
        <w:t>entials</w:t>
      </w:r>
      <w:r w:rsidR="006B332F">
        <w:t xml:space="preserve"> found</w:t>
      </w:r>
      <w:r w:rsidR="009F33B4">
        <w:t xml:space="preserve"> in HTML code </w:t>
      </w:r>
      <w:proofErr w:type="spellStart"/>
      <w:proofErr w:type="gramStart"/>
      <w:r w:rsidR="009F33B4">
        <w:t>dougquaid:kuato</w:t>
      </w:r>
      <w:proofErr w:type="spellEnd"/>
      <w:proofErr w:type="gramEnd"/>
      <w:r w:rsidR="009F33B4">
        <w:t xml:space="preserve"> </w:t>
      </w:r>
      <w:r w:rsidR="001423D5">
        <w:t xml:space="preserve">Sensitive Data </w:t>
      </w:r>
      <w:proofErr w:type="spellStart"/>
      <w:r w:rsidR="001423D5">
        <w:t>Exposue</w:t>
      </w:r>
      <w:proofErr w:type="spellEnd"/>
    </w:p>
    <w:p w14:paraId="6BB0CD3A" w14:textId="77777777" w:rsidR="002F3A01" w:rsidRDefault="002F3A01" w:rsidP="00134A7E">
      <w:pPr>
        <w:ind w:left="720"/>
      </w:pPr>
    </w:p>
    <w:p w14:paraId="30EA4274" w14:textId="77777777" w:rsidR="002F3A01" w:rsidRDefault="002F3A01" w:rsidP="00134A7E">
      <w:pPr>
        <w:ind w:left="720"/>
      </w:pPr>
    </w:p>
    <w:p w14:paraId="0886C7A8" w14:textId="66770E9B" w:rsidR="002F3A01" w:rsidRDefault="006B332F" w:rsidP="00134A7E">
      <w:pPr>
        <w:ind w:left="720"/>
      </w:pPr>
      <w:r w:rsidRPr="00E8753A">
        <w:rPr>
          <w:noProof/>
        </w:rPr>
        <w:lastRenderedPageBreak/>
        <w:drawing>
          <wp:inline distT="0" distB="0" distL="0" distR="0" wp14:anchorId="007832B2" wp14:editId="179B884C">
            <wp:extent cx="5281574" cy="3616411"/>
            <wp:effectExtent l="0" t="0" r="0" b="3175"/>
            <wp:docPr id="13834049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404904" name="Picture 1" descr="A screenshot of a computer&#10;&#10;Description automatically generated"/>
                    <pic:cNvPicPr/>
                  </pic:nvPicPr>
                  <pic:blipFill>
                    <a:blip r:embed="rId13"/>
                    <a:stretch>
                      <a:fillRect/>
                    </a:stretch>
                  </pic:blipFill>
                  <pic:spPr>
                    <a:xfrm>
                      <a:off x="0" y="0"/>
                      <a:ext cx="5305303" cy="3632659"/>
                    </a:xfrm>
                    <a:prstGeom prst="rect">
                      <a:avLst/>
                    </a:prstGeom>
                  </pic:spPr>
                </pic:pic>
              </a:graphicData>
            </a:graphic>
          </wp:inline>
        </w:drawing>
      </w:r>
    </w:p>
    <w:p w14:paraId="46ADD757" w14:textId="77777777" w:rsidR="006B332F" w:rsidRDefault="006B332F" w:rsidP="00134A7E">
      <w:pPr>
        <w:ind w:left="720"/>
      </w:pPr>
    </w:p>
    <w:p w14:paraId="05A12B62" w14:textId="26862B15" w:rsidR="006B332F" w:rsidRDefault="006B332F" w:rsidP="006B332F">
      <w:pPr>
        <w:pStyle w:val="ListParagraph"/>
        <w:numPr>
          <w:ilvl w:val="0"/>
          <w:numId w:val="10"/>
        </w:numPr>
      </w:pPr>
      <w:r>
        <w:t>Sensitive Data Exposure</w:t>
      </w:r>
      <w:r w:rsidR="000449AF">
        <w:t xml:space="preserve"> Robots.txt file </w:t>
      </w:r>
    </w:p>
    <w:p w14:paraId="4175BC32" w14:textId="77777777" w:rsidR="002F3A01" w:rsidRDefault="002F3A01" w:rsidP="00134A7E">
      <w:pPr>
        <w:ind w:left="720"/>
      </w:pPr>
    </w:p>
    <w:p w14:paraId="25EFFAC7" w14:textId="77777777" w:rsidR="006B332F" w:rsidRDefault="006B332F" w:rsidP="00134A7E">
      <w:pPr>
        <w:ind w:left="720"/>
      </w:pPr>
    </w:p>
    <w:p w14:paraId="40116546" w14:textId="7666F7C8" w:rsidR="006B332F" w:rsidRDefault="006B332F" w:rsidP="00134A7E">
      <w:pPr>
        <w:ind w:left="720"/>
      </w:pPr>
      <w:r w:rsidRPr="00E8753A">
        <w:rPr>
          <w:noProof/>
        </w:rPr>
        <w:drawing>
          <wp:inline distT="0" distB="0" distL="0" distR="0" wp14:anchorId="673CAD30" wp14:editId="1DCCFC42">
            <wp:extent cx="5152541" cy="3390900"/>
            <wp:effectExtent l="0" t="0" r="0" b="0"/>
            <wp:docPr id="13560210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21002" name="Picture 1" descr="A screenshot of a computer&#10;&#10;Description automatically generated"/>
                    <pic:cNvPicPr/>
                  </pic:nvPicPr>
                  <pic:blipFill>
                    <a:blip r:embed="rId14"/>
                    <a:stretch>
                      <a:fillRect/>
                    </a:stretch>
                  </pic:blipFill>
                  <pic:spPr>
                    <a:xfrm>
                      <a:off x="0" y="0"/>
                      <a:ext cx="5168544" cy="3401432"/>
                    </a:xfrm>
                    <a:prstGeom prst="rect">
                      <a:avLst/>
                    </a:prstGeom>
                  </pic:spPr>
                </pic:pic>
              </a:graphicData>
            </a:graphic>
          </wp:inline>
        </w:drawing>
      </w:r>
    </w:p>
    <w:p w14:paraId="2060AA2C" w14:textId="666C54B1" w:rsidR="006B332F" w:rsidRDefault="006B332F" w:rsidP="006B332F"/>
    <w:p w14:paraId="6A26F6A6" w14:textId="68C58123" w:rsidR="006B332F" w:rsidRDefault="002F5A82" w:rsidP="00ED46CE">
      <w:pPr>
        <w:pStyle w:val="ListParagraph"/>
        <w:numPr>
          <w:ilvl w:val="0"/>
          <w:numId w:val="10"/>
        </w:numPr>
      </w:pPr>
      <w:r>
        <w:t xml:space="preserve">Use </w:t>
      </w:r>
      <w:r w:rsidR="009253BB">
        <w:t>Accessed the Network through c</w:t>
      </w:r>
      <w:r w:rsidR="006B332F">
        <w:t>ommand line injection expos</w:t>
      </w:r>
      <w:r w:rsidR="009253BB">
        <w:t>ure able to execute commands.</w:t>
      </w:r>
    </w:p>
    <w:p w14:paraId="3D0D1643" w14:textId="77777777" w:rsidR="006B332F" w:rsidRDefault="006B332F" w:rsidP="006B332F"/>
    <w:p w14:paraId="597EDEDE" w14:textId="77777777" w:rsidR="006B332F" w:rsidRDefault="006B332F" w:rsidP="006B332F"/>
    <w:p w14:paraId="7F8818B1" w14:textId="77777777" w:rsidR="009253BB" w:rsidRDefault="009253BB" w:rsidP="009253BB"/>
    <w:p w14:paraId="5923B5EC" w14:textId="77777777" w:rsidR="009253BB" w:rsidRDefault="009253BB" w:rsidP="009253BB"/>
    <w:p w14:paraId="4BFF78A9" w14:textId="77777777" w:rsidR="009253BB" w:rsidRDefault="009253BB" w:rsidP="009253BB"/>
    <w:p w14:paraId="724DDAC7" w14:textId="77777777" w:rsidR="009253BB" w:rsidRDefault="009253BB" w:rsidP="009253BB"/>
    <w:p w14:paraId="485050D0" w14:textId="3476265A" w:rsidR="009253BB" w:rsidRDefault="009253BB" w:rsidP="009253BB">
      <w:r w:rsidRPr="00AF465C">
        <w:rPr>
          <w:noProof/>
        </w:rPr>
        <w:lastRenderedPageBreak/>
        <w:drawing>
          <wp:inline distT="0" distB="0" distL="0" distR="0" wp14:anchorId="33AA2596" wp14:editId="4B9C28D8">
            <wp:extent cx="5943600" cy="4069715"/>
            <wp:effectExtent l="0" t="0" r="0" b="6985"/>
            <wp:docPr id="14255223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75809" name="Picture 1" descr="A screenshot of a computer&#10;&#10;Description automatically generated"/>
                    <pic:cNvPicPr/>
                  </pic:nvPicPr>
                  <pic:blipFill>
                    <a:blip r:embed="rId15"/>
                    <a:stretch>
                      <a:fillRect/>
                    </a:stretch>
                  </pic:blipFill>
                  <pic:spPr>
                    <a:xfrm>
                      <a:off x="0" y="0"/>
                      <a:ext cx="5943600" cy="4069715"/>
                    </a:xfrm>
                    <a:prstGeom prst="rect">
                      <a:avLst/>
                    </a:prstGeom>
                  </pic:spPr>
                </pic:pic>
              </a:graphicData>
            </a:graphic>
          </wp:inline>
        </w:drawing>
      </w:r>
    </w:p>
    <w:p w14:paraId="2EB1B71E" w14:textId="77777777" w:rsidR="009253BB" w:rsidRDefault="009253BB" w:rsidP="009253BB"/>
    <w:p w14:paraId="65C2FE07" w14:textId="70610E42" w:rsidR="009253BB" w:rsidRDefault="00C6589D" w:rsidP="009253BB">
      <w:pPr>
        <w:pStyle w:val="ListParagraph"/>
        <w:numPr>
          <w:ilvl w:val="0"/>
          <w:numId w:val="10"/>
        </w:numPr>
      </w:pPr>
      <w:r>
        <w:t xml:space="preserve">Brute Force attack gain </w:t>
      </w:r>
      <w:r w:rsidR="0045535C">
        <w:t>administrator a</w:t>
      </w:r>
      <w:r>
        <w:t>ccess</w:t>
      </w:r>
      <w:r w:rsidR="009844BD">
        <w:t xml:space="preserve"> </w:t>
      </w:r>
      <w:proofErr w:type="spellStart"/>
      <w:proofErr w:type="gramStart"/>
      <w:r w:rsidR="00445CBA">
        <w:t>Melina</w:t>
      </w:r>
      <w:r w:rsidR="00C77FD9">
        <w:t>:</w:t>
      </w:r>
      <w:r w:rsidR="00445CBA">
        <w:t>Melina</w:t>
      </w:r>
      <w:proofErr w:type="spellEnd"/>
      <w:proofErr w:type="gramEnd"/>
    </w:p>
    <w:p w14:paraId="0D7A8098" w14:textId="77777777" w:rsidR="00445CBA" w:rsidRDefault="00445CBA" w:rsidP="00445CBA"/>
    <w:p w14:paraId="0EB0E5DB" w14:textId="77777777" w:rsidR="00445CBA" w:rsidRDefault="00445CBA" w:rsidP="00445CBA"/>
    <w:p w14:paraId="3A417DD2" w14:textId="77777777" w:rsidR="00445CBA" w:rsidRDefault="00445CBA" w:rsidP="00445CBA"/>
    <w:p w14:paraId="669BC336" w14:textId="18A8D0A9" w:rsidR="00445CBA" w:rsidRDefault="00B50855" w:rsidP="00445CBA">
      <w:r w:rsidRPr="005208CB">
        <w:rPr>
          <w:noProof/>
        </w:rPr>
        <w:lastRenderedPageBreak/>
        <w:drawing>
          <wp:inline distT="0" distB="0" distL="0" distR="0" wp14:anchorId="1F59AA6E" wp14:editId="0CAFFB5A">
            <wp:extent cx="5943600" cy="4903017"/>
            <wp:effectExtent l="0" t="0" r="0" b="0"/>
            <wp:docPr id="16017908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790809" name="Picture 1" descr="A screenshot of a computer&#10;&#10;Description automatically generated"/>
                    <pic:cNvPicPr/>
                  </pic:nvPicPr>
                  <pic:blipFill>
                    <a:blip r:embed="rId16"/>
                    <a:stretch>
                      <a:fillRect/>
                    </a:stretch>
                  </pic:blipFill>
                  <pic:spPr>
                    <a:xfrm>
                      <a:off x="0" y="0"/>
                      <a:ext cx="5943600" cy="4903017"/>
                    </a:xfrm>
                    <a:prstGeom prst="rect">
                      <a:avLst/>
                    </a:prstGeom>
                  </pic:spPr>
                </pic:pic>
              </a:graphicData>
            </a:graphic>
          </wp:inline>
        </w:drawing>
      </w:r>
    </w:p>
    <w:p w14:paraId="7BFE8600" w14:textId="77777777" w:rsidR="00B50855" w:rsidRDefault="00B50855" w:rsidP="00445CBA"/>
    <w:p w14:paraId="1AD20FCB" w14:textId="4016920C" w:rsidR="00B50855" w:rsidRDefault="00F2746E" w:rsidP="00B50855">
      <w:pPr>
        <w:pStyle w:val="ListParagraph"/>
        <w:numPr>
          <w:ilvl w:val="0"/>
          <w:numId w:val="10"/>
        </w:numPr>
      </w:pPr>
      <w:r>
        <w:t xml:space="preserve">Found </w:t>
      </w:r>
      <w:r w:rsidR="00B50855">
        <w:t>SSL certificates</w:t>
      </w:r>
    </w:p>
    <w:p w14:paraId="7BBE01C5" w14:textId="77777777" w:rsidR="00B50855" w:rsidRDefault="00B50855" w:rsidP="00B50855"/>
    <w:p w14:paraId="71A83810" w14:textId="77777777" w:rsidR="00B50855" w:rsidRDefault="00B50855" w:rsidP="00B50855"/>
    <w:p w14:paraId="703B0581" w14:textId="77777777" w:rsidR="00B50855" w:rsidRDefault="00B50855" w:rsidP="00B50855"/>
    <w:p w14:paraId="2FADBEC5" w14:textId="17254AEA" w:rsidR="009253BB" w:rsidRDefault="00B50855" w:rsidP="009253BB">
      <w:r w:rsidRPr="00001227">
        <w:rPr>
          <w:noProof/>
        </w:rPr>
        <w:lastRenderedPageBreak/>
        <w:drawing>
          <wp:inline distT="0" distB="0" distL="0" distR="0" wp14:anchorId="0CB7A6C9" wp14:editId="7D41FF52">
            <wp:extent cx="5943600" cy="4977251"/>
            <wp:effectExtent l="0" t="0" r="0" b="0"/>
            <wp:docPr id="1509589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58918" name="Picture 1" descr="A screenshot of a computer&#10;&#10;Description automatically generated"/>
                    <pic:cNvPicPr/>
                  </pic:nvPicPr>
                  <pic:blipFill>
                    <a:blip r:embed="rId17"/>
                    <a:stretch>
                      <a:fillRect/>
                    </a:stretch>
                  </pic:blipFill>
                  <pic:spPr>
                    <a:xfrm>
                      <a:off x="0" y="0"/>
                      <a:ext cx="5943600" cy="4977251"/>
                    </a:xfrm>
                    <a:prstGeom prst="rect">
                      <a:avLst/>
                    </a:prstGeom>
                  </pic:spPr>
                </pic:pic>
              </a:graphicData>
            </a:graphic>
          </wp:inline>
        </w:drawing>
      </w:r>
    </w:p>
    <w:p w14:paraId="08551220" w14:textId="77777777" w:rsidR="00B50855" w:rsidRDefault="00B50855" w:rsidP="009253BB"/>
    <w:p w14:paraId="5201891B" w14:textId="4B020602" w:rsidR="00B50855" w:rsidRDefault="00B50855" w:rsidP="00B50855">
      <w:pPr>
        <w:pStyle w:val="ListParagraph"/>
        <w:numPr>
          <w:ilvl w:val="0"/>
          <w:numId w:val="10"/>
        </w:numPr>
      </w:pPr>
      <w:r>
        <w:t>Ran Nmap</w:t>
      </w:r>
      <w:r w:rsidR="00D85B40">
        <w:t xml:space="preserve"> </w:t>
      </w:r>
      <w:proofErr w:type="spellStart"/>
      <w:r w:rsidR="00D85B40">
        <w:t>sV</w:t>
      </w:r>
      <w:proofErr w:type="spellEnd"/>
      <w:r w:rsidR="00D85B40">
        <w:t xml:space="preserve"> -</w:t>
      </w:r>
      <w:proofErr w:type="spellStart"/>
      <w:r w:rsidR="00D85B40">
        <w:t>sC</w:t>
      </w:r>
      <w:proofErr w:type="spellEnd"/>
      <w:r>
        <w:t xml:space="preserve"> scan 192.168.13.</w:t>
      </w:r>
      <w:r w:rsidR="00D85B40">
        <w:t>0/24</w:t>
      </w:r>
      <w:r>
        <w:t xml:space="preserve"> to find available host</w:t>
      </w:r>
      <w:r w:rsidR="00356761">
        <w:t xml:space="preserve"> to exploit</w:t>
      </w:r>
      <w:r>
        <w:t xml:space="preserve">.  </w:t>
      </w:r>
    </w:p>
    <w:p w14:paraId="1A63AE47" w14:textId="77777777" w:rsidR="00114A91" w:rsidRDefault="00114A91" w:rsidP="00114A91"/>
    <w:p w14:paraId="7F15A783" w14:textId="77777777" w:rsidR="00114A91" w:rsidRDefault="00114A91" w:rsidP="00114A91"/>
    <w:p w14:paraId="2D0E4449" w14:textId="175E6D47" w:rsidR="00114A91" w:rsidRDefault="00114A91" w:rsidP="00114A91">
      <w:r w:rsidRPr="00A06CA9">
        <w:rPr>
          <w:noProof/>
        </w:rPr>
        <w:lastRenderedPageBreak/>
        <w:drawing>
          <wp:inline distT="0" distB="0" distL="0" distR="0" wp14:anchorId="1C92FE95" wp14:editId="4F9C0F73">
            <wp:extent cx="5943600" cy="5755519"/>
            <wp:effectExtent l="0" t="0" r="0" b="0"/>
            <wp:docPr id="3498499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708048" name="Picture 1" descr="A screenshot of a computer&#10;&#10;Description automatically generated"/>
                    <pic:cNvPicPr/>
                  </pic:nvPicPr>
                  <pic:blipFill>
                    <a:blip r:embed="rId18"/>
                    <a:stretch>
                      <a:fillRect/>
                    </a:stretch>
                  </pic:blipFill>
                  <pic:spPr>
                    <a:xfrm>
                      <a:off x="0" y="0"/>
                      <a:ext cx="5943600" cy="5755519"/>
                    </a:xfrm>
                    <a:prstGeom prst="rect">
                      <a:avLst/>
                    </a:prstGeom>
                  </pic:spPr>
                </pic:pic>
              </a:graphicData>
            </a:graphic>
          </wp:inline>
        </w:drawing>
      </w:r>
    </w:p>
    <w:p w14:paraId="606497FD" w14:textId="77777777" w:rsidR="00114A91" w:rsidRDefault="00114A91" w:rsidP="00114A91"/>
    <w:p w14:paraId="5F6CD0FD" w14:textId="758EA7F5" w:rsidR="00114A91" w:rsidRDefault="00D95939" w:rsidP="00114A91">
      <w:pPr>
        <w:pStyle w:val="ListParagraph"/>
        <w:numPr>
          <w:ilvl w:val="0"/>
          <w:numId w:val="10"/>
        </w:numPr>
      </w:pPr>
      <w:r>
        <w:t>Fou</w:t>
      </w:r>
      <w:r w:rsidR="00C6589D">
        <w:t xml:space="preserve">nd </w:t>
      </w:r>
      <w:proofErr w:type="spellStart"/>
      <w:r w:rsidR="00C6589D">
        <w:t>Vuns</w:t>
      </w:r>
      <w:proofErr w:type="spellEnd"/>
      <w:r w:rsidR="00C6589D">
        <w:t xml:space="preserve"> for host</w:t>
      </w:r>
      <w:r>
        <w:t xml:space="preserve"> </w:t>
      </w:r>
      <w:r w:rsidR="00114A91">
        <w:t xml:space="preserve">192.168.13.12 </w:t>
      </w:r>
      <w:r>
        <w:t xml:space="preserve">subject to RCE   </w:t>
      </w:r>
    </w:p>
    <w:p w14:paraId="590431AD" w14:textId="77777777" w:rsidR="00114A91" w:rsidRDefault="00114A91" w:rsidP="00114A91"/>
    <w:p w14:paraId="459CD2A9" w14:textId="77777777" w:rsidR="00114A91" w:rsidRDefault="00114A91" w:rsidP="00114A91"/>
    <w:p w14:paraId="2FC2C6EA" w14:textId="77777777" w:rsidR="00B50855" w:rsidRDefault="00B50855" w:rsidP="009253BB"/>
    <w:p w14:paraId="1F38E553" w14:textId="664177C9" w:rsidR="00B50855" w:rsidRDefault="00C16FF7" w:rsidP="009253BB">
      <w:r w:rsidRPr="007E2575">
        <w:rPr>
          <w:noProof/>
        </w:rPr>
        <w:lastRenderedPageBreak/>
        <w:drawing>
          <wp:inline distT="0" distB="0" distL="0" distR="0" wp14:anchorId="789D3CC6" wp14:editId="50C366E0">
            <wp:extent cx="5943600" cy="4069715"/>
            <wp:effectExtent l="0" t="0" r="0" b="6985"/>
            <wp:docPr id="5479655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003412" name="Picture 1" descr="A screenshot of a computer&#10;&#10;Description automatically generated"/>
                    <pic:cNvPicPr/>
                  </pic:nvPicPr>
                  <pic:blipFill>
                    <a:blip r:embed="rId19"/>
                    <a:stretch>
                      <a:fillRect/>
                    </a:stretch>
                  </pic:blipFill>
                  <pic:spPr>
                    <a:xfrm>
                      <a:off x="0" y="0"/>
                      <a:ext cx="5943600" cy="4069715"/>
                    </a:xfrm>
                    <a:prstGeom prst="rect">
                      <a:avLst/>
                    </a:prstGeom>
                  </pic:spPr>
                </pic:pic>
              </a:graphicData>
            </a:graphic>
          </wp:inline>
        </w:drawing>
      </w:r>
    </w:p>
    <w:p w14:paraId="336BB5EA" w14:textId="77777777" w:rsidR="00C16FF7" w:rsidRDefault="00C16FF7" w:rsidP="009253BB"/>
    <w:p w14:paraId="06E83C7E" w14:textId="7C868296" w:rsidR="00C16FF7" w:rsidRDefault="00C16FF7" w:rsidP="00477B9D">
      <w:pPr>
        <w:pStyle w:val="ListParagraph"/>
        <w:numPr>
          <w:ilvl w:val="0"/>
          <w:numId w:val="10"/>
        </w:numPr>
      </w:pPr>
      <w:r>
        <w:t>Ran Metasploit to attack host 192.168.13.10 (RCE)</w:t>
      </w:r>
    </w:p>
    <w:p w14:paraId="26926D60" w14:textId="77777777" w:rsidR="00C16FF7" w:rsidRDefault="00C16FF7" w:rsidP="009253BB"/>
    <w:p w14:paraId="2450B3CC" w14:textId="77777777" w:rsidR="00477B9D" w:rsidRDefault="00477B9D" w:rsidP="009253BB">
      <w:r w:rsidRPr="007902A3">
        <w:rPr>
          <w:b/>
          <w:bCs/>
          <w:noProof/>
        </w:rPr>
        <w:drawing>
          <wp:inline distT="0" distB="0" distL="0" distR="0" wp14:anchorId="03747F9E" wp14:editId="5630EC66">
            <wp:extent cx="5545394" cy="3730884"/>
            <wp:effectExtent l="0" t="0" r="0" b="3175"/>
            <wp:docPr id="15330949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094973" name="Picture 1" descr="A screenshot of a computer&#10;&#10;Description automatically generated"/>
                    <pic:cNvPicPr/>
                  </pic:nvPicPr>
                  <pic:blipFill>
                    <a:blip r:embed="rId20"/>
                    <a:stretch>
                      <a:fillRect/>
                    </a:stretch>
                  </pic:blipFill>
                  <pic:spPr>
                    <a:xfrm>
                      <a:off x="0" y="0"/>
                      <a:ext cx="5566444" cy="3745046"/>
                    </a:xfrm>
                    <a:prstGeom prst="rect">
                      <a:avLst/>
                    </a:prstGeom>
                  </pic:spPr>
                </pic:pic>
              </a:graphicData>
            </a:graphic>
          </wp:inline>
        </w:drawing>
      </w:r>
    </w:p>
    <w:p w14:paraId="4567FD6B" w14:textId="3FF5BD7E" w:rsidR="00477B9D" w:rsidRDefault="00477B9D" w:rsidP="00477B9D">
      <w:pPr>
        <w:pStyle w:val="ListParagraph"/>
        <w:numPr>
          <w:ilvl w:val="0"/>
          <w:numId w:val="10"/>
        </w:numPr>
      </w:pPr>
      <w:r>
        <w:t xml:space="preserve">Found Tomcat JSP </w:t>
      </w:r>
      <w:r w:rsidR="00513ED8">
        <w:t>exploit. HTTP</w:t>
      </w:r>
      <w:r>
        <w:t xml:space="preserve"> bypass. </w:t>
      </w:r>
    </w:p>
    <w:p w14:paraId="66772190" w14:textId="034F8B73" w:rsidR="00477B9D" w:rsidRDefault="00477B9D" w:rsidP="009253BB">
      <w:r w:rsidRPr="00F655D0">
        <w:rPr>
          <w:b/>
          <w:bCs/>
          <w:noProof/>
        </w:rPr>
        <w:drawing>
          <wp:inline distT="0" distB="0" distL="0" distR="0" wp14:anchorId="1DA5711A" wp14:editId="3C2DD185">
            <wp:extent cx="5407742" cy="3352800"/>
            <wp:effectExtent l="0" t="0" r="2540" b="0"/>
            <wp:docPr id="209144081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440810" name="Picture 1" descr="A screenshot of a computer program&#10;&#10;Description automatically generated"/>
                    <pic:cNvPicPr/>
                  </pic:nvPicPr>
                  <pic:blipFill>
                    <a:blip r:embed="rId21"/>
                    <a:stretch>
                      <a:fillRect/>
                    </a:stretch>
                  </pic:blipFill>
                  <pic:spPr>
                    <a:xfrm>
                      <a:off x="0" y="0"/>
                      <a:ext cx="5418350" cy="3359377"/>
                    </a:xfrm>
                    <a:prstGeom prst="rect">
                      <a:avLst/>
                    </a:prstGeom>
                  </pic:spPr>
                </pic:pic>
              </a:graphicData>
            </a:graphic>
          </wp:inline>
        </w:drawing>
      </w:r>
    </w:p>
    <w:p w14:paraId="5A6FC449" w14:textId="77777777" w:rsidR="00477B9D" w:rsidRDefault="00477B9D" w:rsidP="009253BB"/>
    <w:p w14:paraId="3C2A215A" w14:textId="77777777" w:rsidR="00477B9D" w:rsidRDefault="00477B9D" w:rsidP="009253BB"/>
    <w:p w14:paraId="541272FE" w14:textId="5427408F" w:rsidR="00477B9D" w:rsidRDefault="00477B9D" w:rsidP="009253BB">
      <w:r w:rsidRPr="00F655D0">
        <w:rPr>
          <w:b/>
          <w:bCs/>
          <w:noProof/>
        </w:rPr>
        <w:drawing>
          <wp:inline distT="0" distB="0" distL="0" distR="0" wp14:anchorId="00E48804" wp14:editId="7E456001">
            <wp:extent cx="5943600" cy="4069766"/>
            <wp:effectExtent l="0" t="0" r="0" b="6985"/>
            <wp:docPr id="7531004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12455" name="Picture 1" descr="A screenshot of a computer&#10;&#10;Description automatically generated"/>
                    <pic:cNvPicPr/>
                  </pic:nvPicPr>
                  <pic:blipFill>
                    <a:blip r:embed="rId22"/>
                    <a:stretch>
                      <a:fillRect/>
                    </a:stretch>
                  </pic:blipFill>
                  <pic:spPr>
                    <a:xfrm>
                      <a:off x="0" y="0"/>
                      <a:ext cx="5943600" cy="4069766"/>
                    </a:xfrm>
                    <a:prstGeom prst="rect">
                      <a:avLst/>
                    </a:prstGeom>
                  </pic:spPr>
                </pic:pic>
              </a:graphicData>
            </a:graphic>
          </wp:inline>
        </w:drawing>
      </w:r>
    </w:p>
    <w:p w14:paraId="017089A7" w14:textId="7D437294" w:rsidR="00477B9D" w:rsidRDefault="00477B9D" w:rsidP="009253BB"/>
    <w:p w14:paraId="635B501D" w14:textId="1479FED3" w:rsidR="00477B9D" w:rsidRDefault="00477B9D" w:rsidP="005A2812">
      <w:pPr>
        <w:pStyle w:val="ListParagraph"/>
        <w:numPr>
          <w:ilvl w:val="0"/>
          <w:numId w:val="10"/>
        </w:numPr>
      </w:pPr>
      <w:r>
        <w:t xml:space="preserve">Exploited </w:t>
      </w:r>
      <w:r w:rsidR="003F11BA">
        <w:t>a</w:t>
      </w:r>
      <w:r>
        <w:t xml:space="preserve"> ses</w:t>
      </w:r>
      <w:r w:rsidR="003F11BA">
        <w:t xml:space="preserve">sion </w:t>
      </w:r>
      <w:r>
        <w:t xml:space="preserve">became ROOT. </w:t>
      </w:r>
    </w:p>
    <w:p w14:paraId="34D119B9" w14:textId="77777777" w:rsidR="003F11BA" w:rsidRDefault="003F11BA" w:rsidP="009253BB"/>
    <w:p w14:paraId="79AAAF48" w14:textId="77777777" w:rsidR="003F11BA" w:rsidRDefault="003F11BA" w:rsidP="009253BB"/>
    <w:p w14:paraId="1769F34E" w14:textId="77777777" w:rsidR="003F11BA" w:rsidRDefault="003F11BA" w:rsidP="009253BB"/>
    <w:p w14:paraId="09E04A4F" w14:textId="77777777" w:rsidR="00B50855" w:rsidRDefault="00B50855" w:rsidP="009253BB"/>
    <w:p w14:paraId="55CB4D1D" w14:textId="77777777" w:rsidR="00307889" w:rsidRDefault="00307889" w:rsidP="00560095">
      <w:pPr>
        <w:rPr>
          <w:highlight w:val="yellow"/>
        </w:rPr>
      </w:pPr>
    </w:p>
    <w:p w14:paraId="4C5CC3D1" w14:textId="3AE80842" w:rsidR="009140E4" w:rsidRDefault="009140E4" w:rsidP="009140E4">
      <w:pPr>
        <w:rPr>
          <w:highlight w:val="yellow"/>
        </w:rPr>
      </w:pPr>
      <w:r w:rsidRPr="00FA23E4">
        <w:rPr>
          <w:noProof/>
        </w:rPr>
        <w:drawing>
          <wp:anchor distT="0" distB="0" distL="114300" distR="114300" simplePos="0" relativeHeight="251658240" behindDoc="0" locked="0" layoutInCell="1" allowOverlap="1" wp14:anchorId="23156405" wp14:editId="023B603F">
            <wp:simplePos x="914400" y="3514725"/>
            <wp:positionH relativeFrom="column">
              <wp:align>left</wp:align>
            </wp:positionH>
            <wp:positionV relativeFrom="paragraph">
              <wp:align>top</wp:align>
            </wp:positionV>
            <wp:extent cx="4876800" cy="1914525"/>
            <wp:effectExtent l="0" t="0" r="0" b="9525"/>
            <wp:wrapSquare wrapText="bothSides"/>
            <wp:docPr id="2105121123"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121123" name="Picture 1" descr="A computer screen shot of a computer code&#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4876800" cy="1914525"/>
                    </a:xfrm>
                    <a:prstGeom prst="rect">
                      <a:avLst/>
                    </a:prstGeom>
                  </pic:spPr>
                </pic:pic>
              </a:graphicData>
            </a:graphic>
          </wp:anchor>
        </w:drawing>
      </w:r>
      <w:r w:rsidR="00307889">
        <w:rPr>
          <w:highlight w:val="yellow"/>
        </w:rPr>
        <w:br w:type="textWrapping" w:clear="all"/>
      </w:r>
    </w:p>
    <w:p w14:paraId="7804B81F" w14:textId="77777777" w:rsidR="009140E4" w:rsidRPr="009140E4" w:rsidRDefault="009140E4" w:rsidP="009140E4">
      <w:pPr>
        <w:rPr>
          <w:highlight w:val="yellow"/>
        </w:rPr>
      </w:pPr>
    </w:p>
    <w:p w14:paraId="3B3D7ECD" w14:textId="77777777" w:rsidR="00560095" w:rsidRDefault="00560095" w:rsidP="00582BDB">
      <w:pPr>
        <w:pStyle w:val="ListParagraph"/>
        <w:numPr>
          <w:ilvl w:val="0"/>
          <w:numId w:val="10"/>
        </w:numPr>
      </w:pPr>
      <w:hyperlink r:id="rId24" w:history="1">
        <w:r w:rsidRPr="00121D71">
          <w:rPr>
            <w:rStyle w:val="Hyperlink"/>
          </w:rPr>
          <w:t>URL:Github.comusercontent.com</w:t>
        </w:r>
      </w:hyperlink>
    </w:p>
    <w:p w14:paraId="41364EA5" w14:textId="6B38D71E" w:rsidR="00560095" w:rsidRDefault="00560095" w:rsidP="000A7224">
      <w:pPr>
        <w:pStyle w:val="ListParagraph"/>
        <w:numPr>
          <w:ilvl w:val="0"/>
          <w:numId w:val="10"/>
        </w:numPr>
      </w:pPr>
      <w:r>
        <w:t xml:space="preserve">Found </w:t>
      </w:r>
      <w:r w:rsidR="00582BDB">
        <w:t xml:space="preserve">credentials on </w:t>
      </w:r>
      <w:proofErr w:type="spellStart"/>
      <w:r>
        <w:t>github</w:t>
      </w:r>
      <w:proofErr w:type="spellEnd"/>
      <w:r>
        <w:t xml:space="preserve"> site crack</w:t>
      </w:r>
      <w:r w:rsidR="00582BDB">
        <w:t>ed</w:t>
      </w:r>
      <w:r>
        <w:t xml:space="preserve"> password using the </w:t>
      </w:r>
      <w:proofErr w:type="spellStart"/>
      <w:r>
        <w:t>linux</w:t>
      </w:r>
      <w:proofErr w:type="spellEnd"/>
      <w:r>
        <w:t xml:space="preserve"> John</w:t>
      </w:r>
    </w:p>
    <w:p w14:paraId="0DDF35A9" w14:textId="77777777" w:rsidR="00307889" w:rsidRDefault="00307889" w:rsidP="000825E6">
      <w:pPr>
        <w:ind w:left="720"/>
      </w:pPr>
    </w:p>
    <w:p w14:paraId="71A197D9" w14:textId="77777777" w:rsidR="000825E6" w:rsidRPr="000E42DB" w:rsidRDefault="000825E6" w:rsidP="000825E6">
      <w:pPr>
        <w:ind w:left="720"/>
      </w:pPr>
    </w:p>
    <w:p w14:paraId="52CA1E8F" w14:textId="405FE99A" w:rsidR="000E42DB" w:rsidRDefault="00582BDB" w:rsidP="000E42DB">
      <w:pPr>
        <w:rPr>
          <w:highlight w:val="yellow"/>
        </w:rPr>
      </w:pPr>
      <w:r w:rsidRPr="00466452">
        <w:rPr>
          <w:noProof/>
        </w:rPr>
        <w:drawing>
          <wp:inline distT="0" distB="0" distL="0" distR="0" wp14:anchorId="3A919196" wp14:editId="22CD8C2E">
            <wp:extent cx="4782393" cy="1343025"/>
            <wp:effectExtent l="0" t="0" r="0" b="0"/>
            <wp:docPr id="2021630348" name="Picture 1"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95602" name="Picture 1" descr="A computer screen shot of white text&#10;&#10;AI-generated content may be incorrect."/>
                    <pic:cNvPicPr/>
                  </pic:nvPicPr>
                  <pic:blipFill>
                    <a:blip r:embed="rId25"/>
                    <a:stretch>
                      <a:fillRect/>
                    </a:stretch>
                  </pic:blipFill>
                  <pic:spPr>
                    <a:xfrm>
                      <a:off x="0" y="0"/>
                      <a:ext cx="4784825" cy="1343708"/>
                    </a:xfrm>
                    <a:prstGeom prst="rect">
                      <a:avLst/>
                    </a:prstGeom>
                  </pic:spPr>
                </pic:pic>
              </a:graphicData>
            </a:graphic>
          </wp:inline>
        </w:drawing>
      </w:r>
    </w:p>
    <w:p w14:paraId="39FEACA2" w14:textId="77777777" w:rsidR="00582BDB" w:rsidRDefault="00582BDB" w:rsidP="000E42DB">
      <w:pPr>
        <w:rPr>
          <w:highlight w:val="yellow"/>
        </w:rPr>
      </w:pPr>
    </w:p>
    <w:p w14:paraId="20CBA89C" w14:textId="77777777" w:rsidR="006744A7" w:rsidRDefault="003A7420" w:rsidP="00C16F7F">
      <w:pPr>
        <w:pStyle w:val="ListParagraph"/>
        <w:numPr>
          <w:ilvl w:val="0"/>
          <w:numId w:val="5"/>
        </w:numPr>
      </w:pPr>
      <w:proofErr w:type="gramStart"/>
      <w:r>
        <w:t>R</w:t>
      </w:r>
      <w:r w:rsidR="00C16F7F">
        <w:t xml:space="preserve">an  </w:t>
      </w:r>
      <w:proofErr w:type="spellStart"/>
      <w:r w:rsidR="00C16F7F">
        <w:t>nmap</w:t>
      </w:r>
      <w:proofErr w:type="spellEnd"/>
      <w:proofErr w:type="gramEnd"/>
      <w:r w:rsidR="00C16F7F">
        <w:t xml:space="preserve">  -</w:t>
      </w:r>
      <w:proofErr w:type="spellStart"/>
      <w:r w:rsidR="00C16F7F">
        <w:t>sV</w:t>
      </w:r>
      <w:proofErr w:type="spellEnd"/>
      <w:r w:rsidR="00C16F7F">
        <w:t xml:space="preserve"> – </w:t>
      </w:r>
      <w:proofErr w:type="spellStart"/>
      <w:r w:rsidR="00C16F7F">
        <w:t>sC</w:t>
      </w:r>
      <w:proofErr w:type="spellEnd"/>
      <w:r w:rsidR="00C16F7F">
        <w:t xml:space="preserve">  172.22.117.0/24 to scan the network for servers</w:t>
      </w:r>
    </w:p>
    <w:p w14:paraId="5497A4BA" w14:textId="7031A98E" w:rsidR="00C16F7F" w:rsidRDefault="006744A7" w:rsidP="006744A7">
      <w:r>
        <w:t xml:space="preserve">           </w:t>
      </w:r>
      <w:r w:rsidR="00C16F7F">
        <w:t xml:space="preserve"> that are running websites</w:t>
      </w:r>
    </w:p>
    <w:p w14:paraId="56FB9195" w14:textId="77777777" w:rsidR="003A7420" w:rsidRDefault="003A7420" w:rsidP="003A7420"/>
    <w:p w14:paraId="4E525CFC" w14:textId="77777777" w:rsidR="003A7420" w:rsidRDefault="003A7420" w:rsidP="003A7420"/>
    <w:p w14:paraId="4201A805" w14:textId="77777777" w:rsidR="00C16F7F" w:rsidRDefault="00C16F7F" w:rsidP="00307889"/>
    <w:p w14:paraId="5E135212" w14:textId="070292FC" w:rsidR="00307889" w:rsidRDefault="003A7420" w:rsidP="00307889">
      <w:r w:rsidRPr="0017600D">
        <w:rPr>
          <w:noProof/>
        </w:rPr>
        <w:drawing>
          <wp:inline distT="0" distB="0" distL="0" distR="0" wp14:anchorId="08CD8FCA" wp14:editId="0BDF2E59">
            <wp:extent cx="5034792" cy="737419"/>
            <wp:effectExtent l="0" t="0" r="0" b="5715"/>
            <wp:docPr id="23258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8816" name=""/>
                    <pic:cNvPicPr/>
                  </pic:nvPicPr>
                  <pic:blipFill>
                    <a:blip r:embed="rId26"/>
                    <a:stretch>
                      <a:fillRect/>
                    </a:stretch>
                  </pic:blipFill>
                  <pic:spPr>
                    <a:xfrm>
                      <a:off x="0" y="0"/>
                      <a:ext cx="5106438" cy="747913"/>
                    </a:xfrm>
                    <a:prstGeom prst="rect">
                      <a:avLst/>
                    </a:prstGeom>
                  </pic:spPr>
                </pic:pic>
              </a:graphicData>
            </a:graphic>
          </wp:inline>
        </w:drawing>
      </w:r>
    </w:p>
    <w:p w14:paraId="78EEB330" w14:textId="12CF7B77" w:rsidR="003A7420" w:rsidRDefault="003A7420" w:rsidP="00307889"/>
    <w:p w14:paraId="35B885D5" w14:textId="438579A7" w:rsidR="006D18F4" w:rsidRDefault="005A2812" w:rsidP="00307889">
      <w:r w:rsidRPr="008663AA">
        <w:rPr>
          <w:noProof/>
        </w:rPr>
        <w:drawing>
          <wp:inline distT="0" distB="0" distL="0" distR="0" wp14:anchorId="7298CDB6" wp14:editId="6B18BB59">
            <wp:extent cx="4476750" cy="1019175"/>
            <wp:effectExtent l="0" t="0" r="0" b="9525"/>
            <wp:docPr id="745943134"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943134" name="Picture 1" descr="A close-up of a document&#10;&#10;AI-generated content may be incorrect."/>
                    <pic:cNvPicPr/>
                  </pic:nvPicPr>
                  <pic:blipFill>
                    <a:blip r:embed="rId27"/>
                    <a:stretch>
                      <a:fillRect/>
                    </a:stretch>
                  </pic:blipFill>
                  <pic:spPr>
                    <a:xfrm>
                      <a:off x="0" y="0"/>
                      <a:ext cx="4476750" cy="1019175"/>
                    </a:xfrm>
                    <a:prstGeom prst="rect">
                      <a:avLst/>
                    </a:prstGeom>
                  </pic:spPr>
                </pic:pic>
              </a:graphicData>
            </a:graphic>
          </wp:inline>
        </w:drawing>
      </w:r>
    </w:p>
    <w:p w14:paraId="299DD0FC" w14:textId="26671A35" w:rsidR="003A7420" w:rsidRDefault="003A7420" w:rsidP="00307889">
      <w:r w:rsidRPr="00537568">
        <w:rPr>
          <w:noProof/>
        </w:rPr>
        <w:drawing>
          <wp:inline distT="0" distB="0" distL="0" distR="0" wp14:anchorId="5C6521BE" wp14:editId="7B62A433">
            <wp:extent cx="4542503" cy="4181475"/>
            <wp:effectExtent l="0" t="0" r="0" b="0"/>
            <wp:docPr id="849609752"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609752" name="Picture 1" descr="A computer screen shot of a program&#10;&#10;AI-generated content may be incorrect."/>
                    <pic:cNvPicPr/>
                  </pic:nvPicPr>
                  <pic:blipFill>
                    <a:blip r:embed="rId28"/>
                    <a:stretch>
                      <a:fillRect/>
                    </a:stretch>
                  </pic:blipFill>
                  <pic:spPr>
                    <a:xfrm>
                      <a:off x="0" y="0"/>
                      <a:ext cx="4552755" cy="4190912"/>
                    </a:xfrm>
                    <a:prstGeom prst="rect">
                      <a:avLst/>
                    </a:prstGeom>
                  </pic:spPr>
                </pic:pic>
              </a:graphicData>
            </a:graphic>
          </wp:inline>
        </w:drawing>
      </w:r>
    </w:p>
    <w:p w14:paraId="64E26A6B" w14:textId="77777777" w:rsidR="00307889" w:rsidRDefault="00307889" w:rsidP="00307889"/>
    <w:p w14:paraId="71528FD4" w14:textId="77777777" w:rsidR="003A473A" w:rsidRDefault="003A473A" w:rsidP="003A473A"/>
    <w:p w14:paraId="3E358B81" w14:textId="77777777" w:rsidR="003A473A" w:rsidRDefault="003A473A" w:rsidP="003A473A"/>
    <w:p w14:paraId="7572A5A5" w14:textId="51818F85" w:rsidR="003A7420" w:rsidRDefault="003A7420" w:rsidP="003A7420">
      <w:r>
        <w:t>Access ftp 172.22.117.20 server using login</w:t>
      </w:r>
      <w:r w:rsidR="000262E7">
        <w:t xml:space="preserve"> credentials </w:t>
      </w:r>
      <w:r w:rsidR="005A2812" w:rsidRPr="000262E7">
        <w:rPr>
          <w:i/>
          <w:iCs/>
        </w:rPr>
        <w:t>anonymous</w:t>
      </w:r>
      <w:r w:rsidR="000262E7">
        <w:t>:</w:t>
      </w:r>
      <w:r>
        <w:t xml:space="preserve"> without a password</w:t>
      </w:r>
    </w:p>
    <w:p w14:paraId="517542A4" w14:textId="77777777" w:rsidR="003A473A" w:rsidRDefault="003A473A" w:rsidP="003A473A"/>
    <w:p w14:paraId="4991B259" w14:textId="77777777" w:rsidR="003A473A" w:rsidRDefault="003A473A" w:rsidP="003A473A"/>
    <w:p w14:paraId="62B8B536" w14:textId="63476FBB" w:rsidR="003A473A" w:rsidRDefault="005A2812" w:rsidP="003A473A">
      <w:r w:rsidRPr="00407BDE">
        <w:rPr>
          <w:noProof/>
        </w:rPr>
        <w:drawing>
          <wp:inline distT="0" distB="0" distL="0" distR="0" wp14:anchorId="46964355" wp14:editId="37F52E15">
            <wp:extent cx="5943600" cy="7867015"/>
            <wp:effectExtent l="0" t="0" r="0" b="635"/>
            <wp:docPr id="1969363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6371" name="Picture 1" descr="A screenshot of a computer&#10;&#10;Description automatically generated"/>
                    <pic:cNvPicPr/>
                  </pic:nvPicPr>
                  <pic:blipFill>
                    <a:blip r:embed="rId29"/>
                    <a:stretch>
                      <a:fillRect/>
                    </a:stretch>
                  </pic:blipFill>
                  <pic:spPr>
                    <a:xfrm>
                      <a:off x="0" y="0"/>
                      <a:ext cx="5943600" cy="7867015"/>
                    </a:xfrm>
                    <a:prstGeom prst="rect">
                      <a:avLst/>
                    </a:prstGeom>
                  </pic:spPr>
                </pic:pic>
              </a:graphicData>
            </a:graphic>
          </wp:inline>
        </w:drawing>
      </w:r>
    </w:p>
    <w:p w14:paraId="7C0F82AD" w14:textId="77777777" w:rsidR="003A473A" w:rsidRDefault="003A473A" w:rsidP="003A473A"/>
    <w:p w14:paraId="71E0DF4D" w14:textId="125E6C15" w:rsidR="00BE4153" w:rsidRDefault="00BE4153" w:rsidP="003F11BA">
      <w:pPr>
        <w:pStyle w:val="ListParagraph"/>
      </w:pPr>
    </w:p>
    <w:p w14:paraId="1F1F3DCA" w14:textId="77777777" w:rsidR="00B75D26" w:rsidRDefault="00B75D26" w:rsidP="00B75D26"/>
    <w:p w14:paraId="76328993" w14:textId="561F7439" w:rsidR="006B458C" w:rsidRDefault="00307889">
      <w:pPr>
        <w:pStyle w:val="Heading1"/>
        <w:jc w:val="center"/>
      </w:pPr>
      <w:r>
        <w:rPr>
          <w:noProof/>
        </w:rPr>
        <mc:AlternateContent>
          <mc:Choice Requires="wpi">
            <w:drawing>
              <wp:anchor distT="0" distB="0" distL="114300" distR="114300" simplePos="0" relativeHeight="251660288" behindDoc="0" locked="0" layoutInCell="1" allowOverlap="1" wp14:anchorId="4DD2A042" wp14:editId="466CB255">
                <wp:simplePos x="0" y="0"/>
                <wp:positionH relativeFrom="column">
                  <wp:posOffset>894387</wp:posOffset>
                </wp:positionH>
                <wp:positionV relativeFrom="paragraph">
                  <wp:posOffset>1153140</wp:posOffset>
                </wp:positionV>
                <wp:extent cx="360" cy="360"/>
                <wp:effectExtent l="38100" t="38100" r="38100" b="38100"/>
                <wp:wrapNone/>
                <wp:docPr id="604970611" name="Ink 4"/>
                <wp:cNvGraphicFramePr/>
                <a:graphic xmlns:a="http://schemas.openxmlformats.org/drawingml/2006/main">
                  <a:graphicData uri="http://schemas.microsoft.com/office/word/2010/wordprocessingInk">
                    <w14:contentPart bwMode="auto" r:id="rId30">
                      <w14:nvContentPartPr>
                        <w14:cNvContentPartPr/>
                      </w14:nvContentPartPr>
                      <w14:xfrm>
                        <a:off x="0" y="0"/>
                        <a:ext cx="360" cy="360"/>
                      </w14:xfrm>
                    </w14:contentPart>
                  </a:graphicData>
                </a:graphic>
              </wp:anchor>
            </w:drawing>
          </mc:Choice>
          <mc:Fallback>
            <w:pict>
              <v:shapetype w14:anchorId="32B3FA7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69.9pt;margin-top:90.3pt;width:1.05pt;height:1.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">
                <v:imagedata r:id="rId31" o:title=""/>
              </v:shape>
            </w:pict>
          </mc:Fallback>
        </mc:AlternateContent>
      </w:r>
      <w:r>
        <w:rPr>
          <w:noProof/>
        </w:rPr>
        <mc:AlternateContent>
          <mc:Choice Requires="wpi">
            <w:drawing>
              <wp:anchor distT="0" distB="0" distL="114300" distR="114300" simplePos="0" relativeHeight="251659264" behindDoc="0" locked="0" layoutInCell="1" allowOverlap="1" wp14:anchorId="6D578BA8" wp14:editId="0C790603">
                <wp:simplePos x="0" y="0"/>
                <wp:positionH relativeFrom="column">
                  <wp:posOffset>1317387</wp:posOffset>
                </wp:positionH>
                <wp:positionV relativeFrom="paragraph">
                  <wp:posOffset>1447980</wp:posOffset>
                </wp:positionV>
                <wp:extent cx="360" cy="360"/>
                <wp:effectExtent l="38100" t="38100" r="38100" b="38100"/>
                <wp:wrapNone/>
                <wp:docPr id="938114984" name="Ink 3"/>
                <wp:cNvGraphicFramePr/>
                <a:graphic xmlns:a="http://schemas.openxmlformats.org/drawingml/2006/main">
                  <a:graphicData uri="http://schemas.microsoft.com/office/word/2010/wordprocessingInk">
                    <w14:contentPart bwMode="auto" r:id="rId32">
                      <w14:nvContentPartPr>
                        <w14:cNvContentPartPr/>
                      </w14:nvContentPartPr>
                      <w14:xfrm>
                        <a:off x="0" y="0"/>
                        <a:ext cx="360" cy="360"/>
                      </w14:xfrm>
                    </w14:contentPart>
                  </a:graphicData>
                </a:graphic>
              </wp:anchor>
            </w:drawing>
          </mc:Choice>
          <mc:Fallback>
            <w:pict>
              <v:shape w14:anchorId="2DA8FE3F" id="Ink 3" o:spid="_x0000_s1026" type="#_x0000_t75" style="position:absolute;margin-left:103.25pt;margin-top:113.5pt;width:1.05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">
                <v:imagedata r:id="rId31" o:title=""/>
              </v:shape>
            </w:pict>
          </mc:Fallback>
        </mc:AlternateContent>
      </w:r>
    </w:p>
    <w:p w14:paraId="2E5619DC" w14:textId="77777777" w:rsidR="004A6259" w:rsidRDefault="004A6259" w:rsidP="004A6259"/>
    <w:p w14:paraId="5EB031DC" w14:textId="77777777" w:rsidR="004A6259" w:rsidRDefault="004A6259" w:rsidP="004A6259"/>
    <w:p w14:paraId="4397ADAB" w14:textId="77777777" w:rsidR="004A6259" w:rsidRDefault="004A6259" w:rsidP="004A6259"/>
    <w:p w14:paraId="4BC991DF" w14:textId="77777777" w:rsidR="004A6259" w:rsidRDefault="004A6259" w:rsidP="004A6259"/>
    <w:p w14:paraId="7DE54630" w14:textId="77777777" w:rsidR="006B458C" w:rsidRDefault="00000000">
      <w:pPr>
        <w:pStyle w:val="Heading2"/>
        <w:jc w:val="center"/>
      </w:pPr>
      <w:bookmarkStart w:id="32" w:name="_53qin3q0b0zf" w:colFirst="0" w:colLast="0"/>
      <w:bookmarkEnd w:id="32"/>
      <w:r>
        <w:t>Executive Summary</w:t>
      </w:r>
    </w:p>
    <w:p w14:paraId="5FC295AC" w14:textId="77777777" w:rsidR="006B458C" w:rsidRDefault="006B458C"/>
    <w:p w14:paraId="7A992E98" w14:textId="75697DF1" w:rsidR="00AF2C93" w:rsidRPr="002B5D4B" w:rsidRDefault="00160C0C">
      <w:pPr>
        <w:rPr>
          <w:rFonts w:ascii="Segoe UI" w:hAnsi="Segoe UI" w:cs="Segoe UI"/>
        </w:rPr>
      </w:pPr>
      <w:r>
        <w:rPr>
          <w:rFonts w:ascii="Segoe UI" w:hAnsi="Segoe UI" w:cs="Segoe UI"/>
        </w:rPr>
        <w:t xml:space="preserve">I-Connect Solutions Inc. </w:t>
      </w:r>
      <w:r w:rsidR="00E12845">
        <w:rPr>
          <w:rFonts w:ascii="Segoe UI" w:hAnsi="Segoe UI" w:cs="Segoe UI"/>
        </w:rPr>
        <w:t xml:space="preserve">launched </w:t>
      </w:r>
      <w:r w:rsidR="00202D4E" w:rsidRPr="00202D4E">
        <w:rPr>
          <w:rFonts w:ascii="Segoe UI" w:hAnsi="Segoe UI" w:cs="Segoe UI"/>
        </w:rPr>
        <w:t>an external engagement</w:t>
      </w:r>
      <w:r w:rsidR="0065707A">
        <w:rPr>
          <w:rFonts w:ascii="Segoe UI" w:hAnsi="Segoe UI" w:cs="Segoe UI"/>
        </w:rPr>
        <w:t xml:space="preserve"> against </w:t>
      </w:r>
      <w:proofErr w:type="spellStart"/>
      <w:r w:rsidR="0065707A">
        <w:rPr>
          <w:rFonts w:ascii="Segoe UI" w:hAnsi="Segoe UI" w:cs="Segoe UI"/>
        </w:rPr>
        <w:t>ReKall’s</w:t>
      </w:r>
      <w:proofErr w:type="spellEnd"/>
      <w:r w:rsidR="0065707A">
        <w:rPr>
          <w:rFonts w:ascii="Segoe UI" w:hAnsi="Segoe UI" w:cs="Segoe UI"/>
        </w:rPr>
        <w:t xml:space="preserve"> network</w:t>
      </w:r>
      <w:r w:rsidR="00F91A63">
        <w:rPr>
          <w:rFonts w:ascii="Segoe UI" w:hAnsi="Segoe UI" w:cs="Segoe UI"/>
        </w:rPr>
        <w:t>(s)</w:t>
      </w:r>
      <w:r w:rsidR="004D232F">
        <w:rPr>
          <w:rFonts w:ascii="Segoe UI" w:hAnsi="Segoe UI" w:cs="Segoe UI"/>
        </w:rPr>
        <w:t>.</w:t>
      </w:r>
      <w:r w:rsidR="00F91A63">
        <w:rPr>
          <w:rFonts w:ascii="Segoe UI" w:hAnsi="Segoe UI" w:cs="Segoe UI"/>
        </w:rPr>
        <w:t xml:space="preserve"> During the testing, we uncover</w:t>
      </w:r>
      <w:r w:rsidR="007F58CE">
        <w:rPr>
          <w:rFonts w:ascii="Segoe UI" w:hAnsi="Segoe UI" w:cs="Segoe UI"/>
        </w:rPr>
        <w:t xml:space="preserve">ed weaknesses and vulnerabilities throughout the network. </w:t>
      </w:r>
      <w:r w:rsidR="00F91A63">
        <w:rPr>
          <w:rFonts w:ascii="Segoe UI" w:hAnsi="Segoe UI" w:cs="Segoe UI"/>
        </w:rPr>
        <w:t xml:space="preserve">OSINT (Open-Intelligence), port scanning, and </w:t>
      </w:r>
      <w:r w:rsidR="00C75AA5">
        <w:rPr>
          <w:rFonts w:ascii="Segoe UI" w:hAnsi="Segoe UI" w:cs="Segoe UI"/>
        </w:rPr>
        <w:t xml:space="preserve">enumeration services provided the data needed to infiltrate </w:t>
      </w:r>
      <w:proofErr w:type="spellStart"/>
      <w:r w:rsidR="00C75AA5">
        <w:rPr>
          <w:rFonts w:ascii="Segoe UI" w:hAnsi="Segoe UI" w:cs="Segoe UI"/>
        </w:rPr>
        <w:t>Rekall’s</w:t>
      </w:r>
      <w:proofErr w:type="spellEnd"/>
      <w:r w:rsidR="00C75AA5">
        <w:rPr>
          <w:rFonts w:ascii="Segoe UI" w:hAnsi="Segoe UI" w:cs="Segoe UI"/>
        </w:rPr>
        <w:t xml:space="preserve"> network. </w:t>
      </w:r>
      <w:r w:rsidR="002769ED">
        <w:rPr>
          <w:rFonts w:ascii="Segoe UI" w:hAnsi="Segoe UI" w:cs="Segoe UI"/>
        </w:rPr>
        <w:t xml:space="preserve">We identified weak password usage, system misconfigured and other vulnerabilities that could put </w:t>
      </w:r>
      <w:proofErr w:type="spellStart"/>
      <w:r w:rsidR="002769ED">
        <w:rPr>
          <w:rFonts w:ascii="Segoe UI" w:hAnsi="Segoe UI" w:cs="Segoe UI"/>
        </w:rPr>
        <w:t>Rekall</w:t>
      </w:r>
      <w:proofErr w:type="spellEnd"/>
      <w:r w:rsidR="002769ED">
        <w:rPr>
          <w:rFonts w:ascii="Segoe UI" w:hAnsi="Segoe UI" w:cs="Segoe UI"/>
        </w:rPr>
        <w:t xml:space="preserve"> at risk of una</w:t>
      </w:r>
      <w:r w:rsidR="00C75AA5">
        <w:rPr>
          <w:rFonts w:ascii="Segoe UI" w:hAnsi="Segoe UI" w:cs="Segoe UI"/>
        </w:rPr>
        <w:t>uthorized access or sensitive data being compromised</w:t>
      </w:r>
      <w:proofErr w:type="gramStart"/>
      <w:r w:rsidR="00C75AA5">
        <w:rPr>
          <w:rFonts w:ascii="Segoe UI" w:hAnsi="Segoe UI" w:cs="Segoe UI"/>
        </w:rPr>
        <w:t xml:space="preserve">. </w:t>
      </w:r>
      <w:r w:rsidR="00560E39">
        <w:rPr>
          <w:rFonts w:ascii="Segoe UI" w:hAnsi="Segoe UI" w:cs="Segoe UI"/>
        </w:rPr>
        <w:t>.</w:t>
      </w:r>
      <w:proofErr w:type="gramEnd"/>
      <w:r w:rsidR="00437F25">
        <w:rPr>
          <w:rFonts w:ascii="Segoe UI" w:hAnsi="Segoe UI" w:cs="Segoe UI"/>
        </w:rPr>
        <w:t xml:space="preserve"> </w:t>
      </w:r>
    </w:p>
    <w:p w14:paraId="70409CCE" w14:textId="77777777" w:rsidR="00AF2C93" w:rsidRDefault="00AF2C93"/>
    <w:p w14:paraId="76B1A456" w14:textId="77777777" w:rsidR="00813F78" w:rsidRDefault="00813F78"/>
    <w:p w14:paraId="66C29087" w14:textId="77777777" w:rsidR="006B458C" w:rsidRDefault="00000000">
      <w:pPr>
        <w:pStyle w:val="Heading2"/>
        <w:jc w:val="center"/>
      </w:pPr>
      <w:bookmarkStart w:id="33" w:name="_pdwbwg1bqb1d" w:colFirst="0" w:colLast="0"/>
      <w:bookmarkStart w:id="34" w:name="_tesz7376u80q" w:colFirst="0" w:colLast="0"/>
      <w:bookmarkStart w:id="35" w:name="_w7twrzgr83pk" w:colFirst="0" w:colLast="0"/>
      <w:bookmarkStart w:id="36" w:name="_cfhhjz91pgo" w:colFirst="0" w:colLast="0"/>
      <w:bookmarkStart w:id="37" w:name="_tr5kilpcz7z8" w:colFirst="0" w:colLast="0"/>
      <w:bookmarkEnd w:id="33"/>
      <w:bookmarkEnd w:id="34"/>
      <w:bookmarkEnd w:id="35"/>
      <w:bookmarkEnd w:id="36"/>
      <w:bookmarkEnd w:id="37"/>
      <w:r>
        <w:t>Summary Vulnerability Overview</w:t>
      </w:r>
    </w:p>
    <w:p w14:paraId="512F8B65" w14:textId="77777777" w:rsidR="006B458C" w:rsidRDefault="006B458C"/>
    <w:p w14:paraId="2803814D" w14:textId="77777777" w:rsidR="006B458C" w:rsidRDefault="006B458C"/>
    <w:tbl>
      <w:tblPr>
        <w:tblStyle w:val="a3"/>
        <w:tblW w:w="8857" w:type="dxa"/>
        <w:tblInd w:w="-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7409"/>
        <w:gridCol w:w="1448"/>
      </w:tblGrid>
      <w:tr w:rsidR="006B458C" w14:paraId="05CD04E0" w14:textId="77777777">
        <w:trPr>
          <w:trHeight w:val="294"/>
        </w:trPr>
        <w:tc>
          <w:tcPr>
            <w:tcW w:w="7409" w:type="dxa"/>
            <w:shd w:val="clear" w:color="auto" w:fill="003366"/>
            <w:vAlign w:val="center"/>
          </w:tcPr>
          <w:p w14:paraId="2984381F" w14:textId="77777777" w:rsidR="006B458C" w:rsidRDefault="00000000">
            <w:pPr>
              <w:jc w:val="center"/>
              <w:rPr>
                <w:b/>
                <w:color w:val="FFFFFF"/>
              </w:rPr>
            </w:pPr>
            <w:r>
              <w:rPr>
                <w:b/>
                <w:color w:val="FFFFFF"/>
              </w:rPr>
              <w:t>Vulnerability</w:t>
            </w:r>
          </w:p>
        </w:tc>
        <w:tc>
          <w:tcPr>
            <w:tcW w:w="1448" w:type="dxa"/>
            <w:shd w:val="clear" w:color="auto" w:fill="003366"/>
            <w:vAlign w:val="center"/>
          </w:tcPr>
          <w:p w14:paraId="5069CC3C" w14:textId="77777777" w:rsidR="006B458C" w:rsidRDefault="00000000">
            <w:pPr>
              <w:jc w:val="center"/>
              <w:rPr>
                <w:b/>
                <w:color w:val="FFFFFF"/>
              </w:rPr>
            </w:pPr>
            <w:r>
              <w:rPr>
                <w:b/>
                <w:color w:val="FFFFFF"/>
              </w:rPr>
              <w:t>Severity</w:t>
            </w:r>
          </w:p>
        </w:tc>
      </w:tr>
      <w:tr w:rsidR="006B458C" w14:paraId="7B6E646B" w14:textId="77777777">
        <w:trPr>
          <w:trHeight w:val="360"/>
        </w:trPr>
        <w:tc>
          <w:tcPr>
            <w:tcW w:w="7409" w:type="dxa"/>
            <w:shd w:val="clear" w:color="auto" w:fill="FFFF00"/>
            <w:vAlign w:val="center"/>
          </w:tcPr>
          <w:p w14:paraId="2540A825" w14:textId="6FFBF1B3" w:rsidR="006B458C" w:rsidRDefault="007F0827">
            <w:r>
              <w:t xml:space="preserve">Executed </w:t>
            </w:r>
            <w:proofErr w:type="spellStart"/>
            <w:r>
              <w:t>xss</w:t>
            </w:r>
            <w:proofErr w:type="spellEnd"/>
            <w:r>
              <w:t xml:space="preserve"> r</w:t>
            </w:r>
            <w:r w:rsidR="00C65214">
              <w:t xml:space="preserve">eflected </w:t>
            </w:r>
            <w:r>
              <w:t xml:space="preserve">script against </w:t>
            </w:r>
            <w:r w:rsidR="00C65214">
              <w:t>web application</w:t>
            </w:r>
          </w:p>
        </w:tc>
        <w:tc>
          <w:tcPr>
            <w:tcW w:w="1448" w:type="dxa"/>
            <w:shd w:val="clear" w:color="auto" w:fill="FFFF00"/>
            <w:vAlign w:val="center"/>
          </w:tcPr>
          <w:p w14:paraId="3C7F51B5" w14:textId="0B3F38E2" w:rsidR="006B458C" w:rsidRDefault="00E17D8B" w:rsidP="00E17D8B">
            <w:pPr>
              <w:jc w:val="center"/>
              <w:rPr>
                <w:b/>
                <w:color w:val="FF0000"/>
              </w:rPr>
            </w:pPr>
            <w:r>
              <w:rPr>
                <w:b/>
                <w:color w:val="FF0000"/>
              </w:rPr>
              <w:t>Medium</w:t>
            </w:r>
          </w:p>
        </w:tc>
      </w:tr>
      <w:tr w:rsidR="000E1604" w14:paraId="5C442C27" w14:textId="77777777">
        <w:trPr>
          <w:trHeight w:val="360"/>
        </w:trPr>
        <w:tc>
          <w:tcPr>
            <w:tcW w:w="7409" w:type="dxa"/>
            <w:shd w:val="clear" w:color="auto" w:fill="FFFF00"/>
            <w:vAlign w:val="center"/>
          </w:tcPr>
          <w:p w14:paraId="6377E2EB" w14:textId="1411F632" w:rsidR="000E1604" w:rsidRDefault="000E1604" w:rsidP="000E1604">
            <w:r>
              <w:t>SQL Injection payload</w:t>
            </w:r>
          </w:p>
        </w:tc>
        <w:tc>
          <w:tcPr>
            <w:tcW w:w="1448" w:type="dxa"/>
            <w:shd w:val="clear" w:color="auto" w:fill="FFFF00"/>
            <w:vAlign w:val="center"/>
          </w:tcPr>
          <w:p w14:paraId="09494E0E" w14:textId="010F015A" w:rsidR="000E1604" w:rsidRPr="00F70BBC" w:rsidRDefault="000E1604" w:rsidP="000E1604">
            <w:pPr>
              <w:jc w:val="center"/>
              <w:rPr>
                <w:b/>
                <w:color w:val="FF0000"/>
              </w:rPr>
            </w:pPr>
            <w:r>
              <w:rPr>
                <w:b/>
                <w:color w:val="FF0000"/>
              </w:rPr>
              <w:t>Critical</w:t>
            </w:r>
          </w:p>
        </w:tc>
      </w:tr>
      <w:tr w:rsidR="000E1604" w14:paraId="4F21C68F" w14:textId="77777777">
        <w:trPr>
          <w:trHeight w:val="360"/>
        </w:trPr>
        <w:tc>
          <w:tcPr>
            <w:tcW w:w="7409" w:type="dxa"/>
            <w:shd w:val="clear" w:color="auto" w:fill="FFFF00"/>
            <w:vAlign w:val="center"/>
          </w:tcPr>
          <w:p w14:paraId="550F4AA4" w14:textId="7F25FBFF" w:rsidR="000E1604" w:rsidRDefault="000E1604" w:rsidP="000E1604">
            <w:r>
              <w:t>Command Injection web app</w:t>
            </w:r>
          </w:p>
        </w:tc>
        <w:tc>
          <w:tcPr>
            <w:tcW w:w="1448" w:type="dxa"/>
            <w:shd w:val="clear" w:color="auto" w:fill="FFFF00"/>
            <w:vAlign w:val="center"/>
          </w:tcPr>
          <w:p w14:paraId="46AF5377" w14:textId="639BB118" w:rsidR="000E1604" w:rsidRPr="00F70BBC" w:rsidRDefault="000E1604" w:rsidP="000E1604">
            <w:pPr>
              <w:jc w:val="center"/>
              <w:rPr>
                <w:b/>
                <w:color w:val="FF0000"/>
              </w:rPr>
            </w:pPr>
            <w:r w:rsidRPr="00F70BBC">
              <w:rPr>
                <w:b/>
                <w:color w:val="FF0000"/>
              </w:rPr>
              <w:t>High</w:t>
            </w:r>
          </w:p>
        </w:tc>
      </w:tr>
      <w:tr w:rsidR="000E1604" w14:paraId="6F359FFA" w14:textId="77777777">
        <w:trPr>
          <w:trHeight w:val="360"/>
        </w:trPr>
        <w:tc>
          <w:tcPr>
            <w:tcW w:w="7409" w:type="dxa"/>
            <w:shd w:val="clear" w:color="auto" w:fill="FFFF00"/>
            <w:vAlign w:val="center"/>
          </w:tcPr>
          <w:p w14:paraId="5DCB3CFB" w14:textId="03302762" w:rsidR="000E1604" w:rsidRDefault="000E1604" w:rsidP="000E1604">
            <w:r>
              <w:t>Poor Password polices</w:t>
            </w:r>
          </w:p>
        </w:tc>
        <w:tc>
          <w:tcPr>
            <w:tcW w:w="1448" w:type="dxa"/>
            <w:shd w:val="clear" w:color="auto" w:fill="FFFF00"/>
            <w:vAlign w:val="center"/>
          </w:tcPr>
          <w:p w14:paraId="58EF4BA3" w14:textId="226CADBD" w:rsidR="000E1604" w:rsidRPr="00F70BBC" w:rsidRDefault="000E1604" w:rsidP="000E1604">
            <w:pPr>
              <w:jc w:val="center"/>
              <w:rPr>
                <w:b/>
                <w:color w:val="FF0000"/>
              </w:rPr>
            </w:pPr>
            <w:r w:rsidRPr="00F70BBC">
              <w:rPr>
                <w:b/>
                <w:color w:val="FF0000"/>
              </w:rPr>
              <w:t>High</w:t>
            </w:r>
          </w:p>
        </w:tc>
      </w:tr>
      <w:tr w:rsidR="000E1604" w14:paraId="6DA2301A" w14:textId="77777777">
        <w:trPr>
          <w:trHeight w:val="360"/>
        </w:trPr>
        <w:tc>
          <w:tcPr>
            <w:tcW w:w="7409" w:type="dxa"/>
            <w:shd w:val="clear" w:color="auto" w:fill="FFFF00"/>
            <w:vAlign w:val="center"/>
          </w:tcPr>
          <w:p w14:paraId="77472C02" w14:textId="79D803BD" w:rsidR="000E1604" w:rsidRDefault="000E1604" w:rsidP="000E1604">
            <w:r>
              <w:t>Admin credentials captured/Brute Force</w:t>
            </w:r>
          </w:p>
        </w:tc>
        <w:tc>
          <w:tcPr>
            <w:tcW w:w="1448" w:type="dxa"/>
            <w:shd w:val="clear" w:color="auto" w:fill="FFFF00"/>
            <w:vAlign w:val="center"/>
          </w:tcPr>
          <w:p w14:paraId="0070420A" w14:textId="3CEF33FB" w:rsidR="000E1604" w:rsidRPr="00F70BBC" w:rsidRDefault="000E1604" w:rsidP="000E1604">
            <w:pPr>
              <w:jc w:val="center"/>
              <w:rPr>
                <w:b/>
                <w:color w:val="FF0000"/>
              </w:rPr>
            </w:pPr>
            <w:r w:rsidRPr="00F70BBC">
              <w:rPr>
                <w:b/>
                <w:color w:val="FF0000"/>
              </w:rPr>
              <w:t>Critical</w:t>
            </w:r>
          </w:p>
        </w:tc>
      </w:tr>
      <w:tr w:rsidR="000E1604" w14:paraId="31513158" w14:textId="77777777">
        <w:trPr>
          <w:trHeight w:val="360"/>
        </w:trPr>
        <w:tc>
          <w:tcPr>
            <w:tcW w:w="7409" w:type="dxa"/>
            <w:shd w:val="clear" w:color="auto" w:fill="FFFF00"/>
            <w:vAlign w:val="center"/>
          </w:tcPr>
          <w:p w14:paraId="021C57AD" w14:textId="6EF6241D" w:rsidR="000E1604" w:rsidRDefault="000E1604" w:rsidP="000E1604">
            <w:r>
              <w:t xml:space="preserve">Metasploit RCE </w:t>
            </w:r>
            <w:proofErr w:type="spellStart"/>
            <w:r>
              <w:t>vuns</w:t>
            </w:r>
            <w:proofErr w:type="spellEnd"/>
          </w:p>
        </w:tc>
        <w:tc>
          <w:tcPr>
            <w:tcW w:w="1448" w:type="dxa"/>
            <w:shd w:val="clear" w:color="auto" w:fill="FFFF00"/>
            <w:vAlign w:val="center"/>
          </w:tcPr>
          <w:p w14:paraId="145C3B07" w14:textId="7597462C" w:rsidR="000E1604" w:rsidRPr="00F70BBC" w:rsidRDefault="000E1604" w:rsidP="000E1604">
            <w:pPr>
              <w:jc w:val="center"/>
              <w:rPr>
                <w:b/>
                <w:color w:val="FF0000"/>
              </w:rPr>
            </w:pPr>
            <w:r w:rsidRPr="00F70BBC">
              <w:rPr>
                <w:b/>
                <w:color w:val="FF0000"/>
              </w:rPr>
              <w:t>Critical</w:t>
            </w:r>
          </w:p>
        </w:tc>
      </w:tr>
      <w:tr w:rsidR="000E1604" w14:paraId="5B4CC16A" w14:textId="77777777">
        <w:trPr>
          <w:trHeight w:val="360"/>
        </w:trPr>
        <w:tc>
          <w:tcPr>
            <w:tcW w:w="7409" w:type="dxa"/>
            <w:shd w:val="clear" w:color="auto" w:fill="FFFF00"/>
            <w:vAlign w:val="center"/>
          </w:tcPr>
          <w:p w14:paraId="12DED77C" w14:textId="3293733F" w:rsidR="000E1604" w:rsidRDefault="000E1604" w:rsidP="000E1604">
            <w:r>
              <w:t xml:space="preserve"> </w:t>
            </w:r>
          </w:p>
        </w:tc>
        <w:tc>
          <w:tcPr>
            <w:tcW w:w="1448" w:type="dxa"/>
            <w:shd w:val="clear" w:color="auto" w:fill="FFFF00"/>
            <w:vAlign w:val="center"/>
          </w:tcPr>
          <w:p w14:paraId="09FD73B6" w14:textId="7CC3B9E3" w:rsidR="000E1604" w:rsidRPr="00F70BBC" w:rsidRDefault="000E1604" w:rsidP="000E1604">
            <w:pPr>
              <w:jc w:val="center"/>
              <w:rPr>
                <w:b/>
                <w:color w:val="FF0000"/>
              </w:rPr>
            </w:pPr>
            <w:r>
              <w:rPr>
                <w:b/>
                <w:color w:val="FF0000"/>
              </w:rPr>
              <w:t xml:space="preserve"> </w:t>
            </w:r>
          </w:p>
        </w:tc>
      </w:tr>
      <w:tr w:rsidR="000E1604" w14:paraId="16B330CD" w14:textId="77777777">
        <w:trPr>
          <w:trHeight w:val="360"/>
        </w:trPr>
        <w:tc>
          <w:tcPr>
            <w:tcW w:w="7409" w:type="dxa"/>
            <w:shd w:val="clear" w:color="auto" w:fill="FFFF00"/>
            <w:vAlign w:val="center"/>
          </w:tcPr>
          <w:p w14:paraId="2AA4F778" w14:textId="1D96D904" w:rsidR="000E1604" w:rsidRDefault="000E1604" w:rsidP="000E1604">
            <w:r>
              <w:t xml:space="preserve"> </w:t>
            </w:r>
          </w:p>
        </w:tc>
        <w:tc>
          <w:tcPr>
            <w:tcW w:w="1448" w:type="dxa"/>
            <w:shd w:val="clear" w:color="auto" w:fill="FFFF00"/>
            <w:vAlign w:val="center"/>
          </w:tcPr>
          <w:p w14:paraId="15B68905" w14:textId="73F71123" w:rsidR="000E1604" w:rsidRPr="00F70BBC" w:rsidRDefault="000E1604" w:rsidP="000E1604">
            <w:pPr>
              <w:jc w:val="center"/>
              <w:rPr>
                <w:b/>
                <w:color w:val="FF0000"/>
              </w:rPr>
            </w:pPr>
            <w:r>
              <w:rPr>
                <w:b/>
                <w:color w:val="FF0000"/>
              </w:rPr>
              <w:t xml:space="preserve"> </w:t>
            </w:r>
          </w:p>
        </w:tc>
      </w:tr>
      <w:tr w:rsidR="000E1604" w14:paraId="6BA998DC" w14:textId="77777777">
        <w:trPr>
          <w:trHeight w:val="360"/>
        </w:trPr>
        <w:tc>
          <w:tcPr>
            <w:tcW w:w="7409" w:type="dxa"/>
            <w:shd w:val="clear" w:color="auto" w:fill="FFFF00"/>
            <w:vAlign w:val="center"/>
          </w:tcPr>
          <w:p w14:paraId="7363F3D9" w14:textId="6A3D0A42" w:rsidR="000E1604" w:rsidRDefault="000E1604" w:rsidP="000E1604">
            <w:r>
              <w:t xml:space="preserve"> </w:t>
            </w:r>
          </w:p>
        </w:tc>
        <w:tc>
          <w:tcPr>
            <w:tcW w:w="1448" w:type="dxa"/>
            <w:shd w:val="clear" w:color="auto" w:fill="FFFF00"/>
            <w:vAlign w:val="center"/>
          </w:tcPr>
          <w:p w14:paraId="5C8EC1B1" w14:textId="4A45DFD7" w:rsidR="000E1604" w:rsidRDefault="000E1604" w:rsidP="000E1604">
            <w:pPr>
              <w:jc w:val="center"/>
              <w:rPr>
                <w:b/>
              </w:rPr>
            </w:pPr>
            <w:r>
              <w:rPr>
                <w:b/>
                <w:color w:val="FF0000"/>
              </w:rPr>
              <w:t xml:space="preserve"> </w:t>
            </w:r>
          </w:p>
        </w:tc>
      </w:tr>
      <w:tr w:rsidR="000E1604" w14:paraId="7338B853" w14:textId="77777777">
        <w:trPr>
          <w:trHeight w:val="360"/>
        </w:trPr>
        <w:tc>
          <w:tcPr>
            <w:tcW w:w="7409" w:type="dxa"/>
            <w:shd w:val="clear" w:color="auto" w:fill="FFFF00"/>
            <w:vAlign w:val="center"/>
          </w:tcPr>
          <w:p w14:paraId="645A2FE6" w14:textId="4671DC91" w:rsidR="000E1604" w:rsidRDefault="000E1604" w:rsidP="000E1604">
            <w:r>
              <w:t xml:space="preserve"> </w:t>
            </w:r>
          </w:p>
        </w:tc>
        <w:tc>
          <w:tcPr>
            <w:tcW w:w="1448" w:type="dxa"/>
            <w:shd w:val="clear" w:color="auto" w:fill="FFFF00"/>
            <w:vAlign w:val="center"/>
          </w:tcPr>
          <w:p w14:paraId="72EC6DAF" w14:textId="7447660E" w:rsidR="000E1604" w:rsidRDefault="000E1604" w:rsidP="000E1604">
            <w:pPr>
              <w:jc w:val="center"/>
              <w:rPr>
                <w:b/>
                <w:color w:val="FF0000"/>
              </w:rPr>
            </w:pPr>
            <w:r>
              <w:rPr>
                <w:b/>
                <w:color w:val="FF0000"/>
              </w:rPr>
              <w:t xml:space="preserve"> </w:t>
            </w:r>
          </w:p>
        </w:tc>
      </w:tr>
      <w:tr w:rsidR="000E1604" w14:paraId="594EED90" w14:textId="77777777">
        <w:trPr>
          <w:trHeight w:val="360"/>
        </w:trPr>
        <w:tc>
          <w:tcPr>
            <w:tcW w:w="7409" w:type="dxa"/>
            <w:shd w:val="clear" w:color="auto" w:fill="FFFF00"/>
            <w:vAlign w:val="center"/>
          </w:tcPr>
          <w:p w14:paraId="62043BC4" w14:textId="77777777" w:rsidR="000E1604" w:rsidRDefault="000E1604" w:rsidP="000E1604"/>
        </w:tc>
        <w:tc>
          <w:tcPr>
            <w:tcW w:w="1448" w:type="dxa"/>
            <w:shd w:val="clear" w:color="auto" w:fill="FFFF00"/>
            <w:vAlign w:val="center"/>
          </w:tcPr>
          <w:p w14:paraId="5775B288" w14:textId="77777777" w:rsidR="000E1604" w:rsidRDefault="000E1604" w:rsidP="000E1604">
            <w:pPr>
              <w:jc w:val="center"/>
              <w:rPr>
                <w:b/>
                <w:color w:val="FFC000"/>
              </w:rPr>
            </w:pPr>
          </w:p>
        </w:tc>
      </w:tr>
      <w:tr w:rsidR="000E1604" w14:paraId="0CD4B457" w14:textId="77777777">
        <w:trPr>
          <w:trHeight w:val="360"/>
        </w:trPr>
        <w:tc>
          <w:tcPr>
            <w:tcW w:w="7409" w:type="dxa"/>
            <w:shd w:val="clear" w:color="auto" w:fill="FFFF00"/>
            <w:vAlign w:val="center"/>
          </w:tcPr>
          <w:p w14:paraId="43FC8534" w14:textId="77777777" w:rsidR="000E1604" w:rsidRDefault="000E1604" w:rsidP="000E1604"/>
        </w:tc>
        <w:tc>
          <w:tcPr>
            <w:tcW w:w="1448" w:type="dxa"/>
            <w:shd w:val="clear" w:color="auto" w:fill="FFFF00"/>
            <w:vAlign w:val="center"/>
          </w:tcPr>
          <w:p w14:paraId="498EF834" w14:textId="77777777" w:rsidR="000E1604" w:rsidRDefault="000E1604" w:rsidP="000E1604">
            <w:pPr>
              <w:jc w:val="center"/>
              <w:rPr>
                <w:b/>
              </w:rPr>
            </w:pPr>
          </w:p>
        </w:tc>
      </w:tr>
      <w:tr w:rsidR="000E1604" w14:paraId="2A84EC8B" w14:textId="77777777">
        <w:trPr>
          <w:trHeight w:val="360"/>
        </w:trPr>
        <w:tc>
          <w:tcPr>
            <w:tcW w:w="7409" w:type="dxa"/>
            <w:shd w:val="clear" w:color="auto" w:fill="FFFF00"/>
            <w:vAlign w:val="center"/>
          </w:tcPr>
          <w:p w14:paraId="57173217" w14:textId="77777777" w:rsidR="000E1604" w:rsidRDefault="000E1604" w:rsidP="000E1604"/>
        </w:tc>
        <w:tc>
          <w:tcPr>
            <w:tcW w:w="1448" w:type="dxa"/>
            <w:shd w:val="clear" w:color="auto" w:fill="FFFF00"/>
            <w:vAlign w:val="center"/>
          </w:tcPr>
          <w:p w14:paraId="2FE976F2" w14:textId="77777777" w:rsidR="000E1604" w:rsidRDefault="000E1604" w:rsidP="000E1604">
            <w:pPr>
              <w:jc w:val="center"/>
              <w:rPr>
                <w:b/>
              </w:rPr>
            </w:pPr>
          </w:p>
        </w:tc>
      </w:tr>
      <w:tr w:rsidR="000E1604" w14:paraId="7E045534" w14:textId="77777777">
        <w:trPr>
          <w:trHeight w:val="360"/>
        </w:trPr>
        <w:tc>
          <w:tcPr>
            <w:tcW w:w="7409" w:type="dxa"/>
            <w:shd w:val="clear" w:color="auto" w:fill="FFFF00"/>
            <w:vAlign w:val="center"/>
          </w:tcPr>
          <w:p w14:paraId="4873670A" w14:textId="77777777" w:rsidR="000E1604" w:rsidRDefault="000E1604" w:rsidP="000E1604"/>
        </w:tc>
        <w:tc>
          <w:tcPr>
            <w:tcW w:w="1448" w:type="dxa"/>
            <w:shd w:val="clear" w:color="auto" w:fill="FFFF00"/>
            <w:vAlign w:val="center"/>
          </w:tcPr>
          <w:p w14:paraId="0E44BC9C" w14:textId="77777777" w:rsidR="000E1604" w:rsidRDefault="000E1604" w:rsidP="000E1604">
            <w:pPr>
              <w:jc w:val="center"/>
              <w:rPr>
                <w:b/>
                <w:color w:val="FF0000"/>
              </w:rPr>
            </w:pPr>
          </w:p>
        </w:tc>
      </w:tr>
      <w:tr w:rsidR="000E1604" w14:paraId="5D2D0EBD" w14:textId="77777777">
        <w:trPr>
          <w:trHeight w:val="360"/>
        </w:trPr>
        <w:tc>
          <w:tcPr>
            <w:tcW w:w="7409" w:type="dxa"/>
            <w:shd w:val="clear" w:color="auto" w:fill="FFFF00"/>
            <w:vAlign w:val="center"/>
          </w:tcPr>
          <w:p w14:paraId="0745B65D" w14:textId="77777777" w:rsidR="000E1604" w:rsidRDefault="000E1604" w:rsidP="000E1604"/>
        </w:tc>
        <w:tc>
          <w:tcPr>
            <w:tcW w:w="1448" w:type="dxa"/>
            <w:shd w:val="clear" w:color="auto" w:fill="FFFF00"/>
            <w:vAlign w:val="center"/>
          </w:tcPr>
          <w:p w14:paraId="1871B4AD" w14:textId="77777777" w:rsidR="000E1604" w:rsidRDefault="000E1604" w:rsidP="000E1604">
            <w:pPr>
              <w:jc w:val="center"/>
              <w:rPr>
                <w:b/>
                <w:color w:val="FFC000"/>
              </w:rPr>
            </w:pPr>
          </w:p>
        </w:tc>
      </w:tr>
      <w:tr w:rsidR="000E1604" w14:paraId="1247B569" w14:textId="77777777">
        <w:trPr>
          <w:trHeight w:val="360"/>
        </w:trPr>
        <w:tc>
          <w:tcPr>
            <w:tcW w:w="7409" w:type="dxa"/>
            <w:shd w:val="clear" w:color="auto" w:fill="FFFF00"/>
            <w:vAlign w:val="center"/>
          </w:tcPr>
          <w:p w14:paraId="249B43DA" w14:textId="77777777" w:rsidR="000E1604" w:rsidRDefault="000E1604" w:rsidP="000E1604"/>
        </w:tc>
        <w:tc>
          <w:tcPr>
            <w:tcW w:w="1448" w:type="dxa"/>
            <w:shd w:val="clear" w:color="auto" w:fill="FFFF00"/>
            <w:vAlign w:val="center"/>
          </w:tcPr>
          <w:p w14:paraId="7386B7D7" w14:textId="77777777" w:rsidR="000E1604" w:rsidRDefault="000E1604" w:rsidP="000E1604">
            <w:pPr>
              <w:jc w:val="center"/>
              <w:rPr>
                <w:b/>
              </w:rPr>
            </w:pPr>
          </w:p>
        </w:tc>
      </w:tr>
      <w:tr w:rsidR="000E1604" w14:paraId="7E65A3B5" w14:textId="77777777">
        <w:trPr>
          <w:trHeight w:val="360"/>
        </w:trPr>
        <w:tc>
          <w:tcPr>
            <w:tcW w:w="7409" w:type="dxa"/>
            <w:shd w:val="clear" w:color="auto" w:fill="FFFF00"/>
            <w:vAlign w:val="center"/>
          </w:tcPr>
          <w:p w14:paraId="64072BD3" w14:textId="77777777" w:rsidR="000E1604" w:rsidRDefault="000E1604" w:rsidP="000E1604"/>
        </w:tc>
        <w:tc>
          <w:tcPr>
            <w:tcW w:w="1448" w:type="dxa"/>
            <w:shd w:val="clear" w:color="auto" w:fill="FFFF00"/>
            <w:vAlign w:val="center"/>
          </w:tcPr>
          <w:p w14:paraId="02291DB7" w14:textId="77777777" w:rsidR="000E1604" w:rsidRDefault="000E1604" w:rsidP="000E1604">
            <w:pPr>
              <w:jc w:val="center"/>
              <w:rPr>
                <w:b/>
              </w:rPr>
            </w:pPr>
          </w:p>
        </w:tc>
      </w:tr>
      <w:tr w:rsidR="000E1604" w14:paraId="14AF5A5D" w14:textId="77777777">
        <w:trPr>
          <w:trHeight w:val="360"/>
        </w:trPr>
        <w:tc>
          <w:tcPr>
            <w:tcW w:w="7409" w:type="dxa"/>
            <w:shd w:val="clear" w:color="auto" w:fill="FFFF00"/>
            <w:vAlign w:val="center"/>
          </w:tcPr>
          <w:p w14:paraId="1C4659BC" w14:textId="77777777" w:rsidR="000E1604" w:rsidRDefault="000E1604" w:rsidP="000E1604"/>
        </w:tc>
        <w:tc>
          <w:tcPr>
            <w:tcW w:w="1448" w:type="dxa"/>
            <w:shd w:val="clear" w:color="auto" w:fill="FFFF00"/>
            <w:vAlign w:val="center"/>
          </w:tcPr>
          <w:p w14:paraId="51ED38F8" w14:textId="77777777" w:rsidR="000E1604" w:rsidRDefault="000E1604" w:rsidP="000E1604">
            <w:pPr>
              <w:jc w:val="center"/>
              <w:rPr>
                <w:b/>
                <w:color w:val="FF0000"/>
              </w:rPr>
            </w:pPr>
          </w:p>
        </w:tc>
      </w:tr>
      <w:tr w:rsidR="000E1604" w14:paraId="72272B02" w14:textId="77777777">
        <w:trPr>
          <w:trHeight w:val="360"/>
        </w:trPr>
        <w:tc>
          <w:tcPr>
            <w:tcW w:w="7409" w:type="dxa"/>
            <w:shd w:val="clear" w:color="auto" w:fill="FFFF00"/>
            <w:vAlign w:val="center"/>
          </w:tcPr>
          <w:p w14:paraId="262A5437" w14:textId="77777777" w:rsidR="000E1604" w:rsidRDefault="000E1604" w:rsidP="000E1604"/>
        </w:tc>
        <w:tc>
          <w:tcPr>
            <w:tcW w:w="1448" w:type="dxa"/>
            <w:shd w:val="clear" w:color="auto" w:fill="FFFF00"/>
            <w:vAlign w:val="center"/>
          </w:tcPr>
          <w:p w14:paraId="40ED7ED3" w14:textId="77777777" w:rsidR="000E1604" w:rsidRDefault="000E1604" w:rsidP="000E1604">
            <w:pPr>
              <w:jc w:val="center"/>
              <w:rPr>
                <w:b/>
                <w:color w:val="FFC000"/>
              </w:rPr>
            </w:pPr>
          </w:p>
        </w:tc>
      </w:tr>
      <w:tr w:rsidR="000E1604" w14:paraId="4A222F15" w14:textId="77777777">
        <w:trPr>
          <w:trHeight w:val="360"/>
        </w:trPr>
        <w:tc>
          <w:tcPr>
            <w:tcW w:w="7409" w:type="dxa"/>
            <w:shd w:val="clear" w:color="auto" w:fill="FFFF00"/>
            <w:vAlign w:val="center"/>
          </w:tcPr>
          <w:p w14:paraId="63A9DB11" w14:textId="77777777" w:rsidR="000E1604" w:rsidRDefault="000E1604" w:rsidP="000E1604"/>
        </w:tc>
        <w:tc>
          <w:tcPr>
            <w:tcW w:w="1448" w:type="dxa"/>
            <w:shd w:val="clear" w:color="auto" w:fill="FFFF00"/>
            <w:vAlign w:val="center"/>
          </w:tcPr>
          <w:p w14:paraId="06461863" w14:textId="77777777" w:rsidR="000E1604" w:rsidRDefault="000E1604" w:rsidP="000E1604">
            <w:pPr>
              <w:jc w:val="center"/>
              <w:rPr>
                <w:b/>
              </w:rPr>
            </w:pPr>
          </w:p>
        </w:tc>
      </w:tr>
      <w:tr w:rsidR="000E1604" w14:paraId="20130922" w14:textId="77777777">
        <w:trPr>
          <w:trHeight w:val="360"/>
        </w:trPr>
        <w:tc>
          <w:tcPr>
            <w:tcW w:w="7409" w:type="dxa"/>
            <w:shd w:val="clear" w:color="auto" w:fill="FFFF00"/>
            <w:vAlign w:val="center"/>
          </w:tcPr>
          <w:p w14:paraId="1C751D69" w14:textId="77777777" w:rsidR="000E1604" w:rsidRDefault="000E1604" w:rsidP="000E1604"/>
        </w:tc>
        <w:tc>
          <w:tcPr>
            <w:tcW w:w="1448" w:type="dxa"/>
            <w:shd w:val="clear" w:color="auto" w:fill="FFFF00"/>
            <w:vAlign w:val="center"/>
          </w:tcPr>
          <w:p w14:paraId="53F60462" w14:textId="77777777" w:rsidR="000E1604" w:rsidRDefault="000E1604" w:rsidP="000E1604">
            <w:pPr>
              <w:jc w:val="center"/>
              <w:rPr>
                <w:b/>
              </w:rPr>
            </w:pPr>
          </w:p>
        </w:tc>
      </w:tr>
      <w:tr w:rsidR="000E1604" w14:paraId="7F30566F" w14:textId="77777777">
        <w:trPr>
          <w:trHeight w:val="360"/>
        </w:trPr>
        <w:tc>
          <w:tcPr>
            <w:tcW w:w="7409" w:type="dxa"/>
            <w:shd w:val="clear" w:color="auto" w:fill="FFFF00"/>
            <w:vAlign w:val="center"/>
          </w:tcPr>
          <w:p w14:paraId="1552158D" w14:textId="77777777" w:rsidR="000E1604" w:rsidRDefault="000E1604" w:rsidP="000E1604"/>
        </w:tc>
        <w:tc>
          <w:tcPr>
            <w:tcW w:w="1448" w:type="dxa"/>
            <w:shd w:val="clear" w:color="auto" w:fill="FFFF00"/>
            <w:vAlign w:val="center"/>
          </w:tcPr>
          <w:p w14:paraId="09117E8B" w14:textId="77777777" w:rsidR="000E1604" w:rsidRDefault="000E1604" w:rsidP="000E1604">
            <w:pPr>
              <w:jc w:val="center"/>
              <w:rPr>
                <w:b/>
              </w:rPr>
            </w:pPr>
          </w:p>
        </w:tc>
      </w:tr>
    </w:tbl>
    <w:p w14:paraId="7C70EC83" w14:textId="77777777" w:rsidR="006B458C" w:rsidRDefault="006B458C"/>
    <w:p w14:paraId="132E581A" w14:textId="77777777" w:rsidR="006B458C" w:rsidRDefault="006B458C"/>
    <w:p w14:paraId="6A8CB154" w14:textId="77777777" w:rsidR="000F10D8" w:rsidRDefault="000F10D8"/>
    <w:p w14:paraId="50FC53A4" w14:textId="77777777" w:rsidR="000F10D8" w:rsidRDefault="000F10D8"/>
    <w:p w14:paraId="55C87631" w14:textId="77777777" w:rsidR="000F10D8" w:rsidRDefault="000F10D8"/>
    <w:p w14:paraId="570138B2" w14:textId="77777777" w:rsidR="000F10D8" w:rsidRDefault="000F10D8"/>
    <w:p w14:paraId="73F69052" w14:textId="066B21ED" w:rsidR="006B458C" w:rsidRDefault="00000000">
      <w:r>
        <w:t>The following summary tables represent an overview of the assessment findings for this penetration test:</w:t>
      </w:r>
    </w:p>
    <w:p w14:paraId="550B8071" w14:textId="77777777" w:rsidR="006B458C" w:rsidRDefault="006B458C">
      <w:pPr>
        <w:jc w:val="center"/>
      </w:pPr>
    </w:p>
    <w:tbl>
      <w:tblPr>
        <w:tblStyle w:val="a4"/>
        <w:tblW w:w="6826" w:type="dxa"/>
        <w:tblInd w:w="125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3413"/>
        <w:gridCol w:w="3413"/>
      </w:tblGrid>
      <w:tr w:rsidR="006B458C" w14:paraId="5BF5AC33" w14:textId="77777777">
        <w:trPr>
          <w:trHeight w:val="353"/>
        </w:trPr>
        <w:tc>
          <w:tcPr>
            <w:tcW w:w="3413" w:type="dxa"/>
            <w:shd w:val="clear" w:color="auto" w:fill="003366"/>
            <w:vAlign w:val="center"/>
          </w:tcPr>
          <w:p w14:paraId="354B4332" w14:textId="77777777" w:rsidR="006B458C" w:rsidRDefault="00000000">
            <w:pPr>
              <w:jc w:val="center"/>
              <w:rPr>
                <w:b/>
                <w:color w:val="FFFFFF"/>
              </w:rPr>
            </w:pPr>
            <w:r>
              <w:rPr>
                <w:b/>
                <w:color w:val="FFFFFF"/>
              </w:rPr>
              <w:t>Scan Type</w:t>
            </w:r>
          </w:p>
        </w:tc>
        <w:tc>
          <w:tcPr>
            <w:tcW w:w="3413" w:type="dxa"/>
            <w:shd w:val="clear" w:color="auto" w:fill="003366"/>
            <w:vAlign w:val="center"/>
          </w:tcPr>
          <w:p w14:paraId="235DAE55" w14:textId="77777777" w:rsidR="006B458C" w:rsidRDefault="00000000">
            <w:pPr>
              <w:jc w:val="center"/>
              <w:rPr>
                <w:b/>
                <w:color w:val="FFFFFF"/>
              </w:rPr>
            </w:pPr>
            <w:r>
              <w:rPr>
                <w:b/>
                <w:color w:val="FFFFFF"/>
              </w:rPr>
              <w:t>Total</w:t>
            </w:r>
          </w:p>
        </w:tc>
      </w:tr>
      <w:tr w:rsidR="006B458C" w14:paraId="6E320344" w14:textId="77777777">
        <w:trPr>
          <w:trHeight w:val="532"/>
        </w:trPr>
        <w:tc>
          <w:tcPr>
            <w:tcW w:w="3413" w:type="dxa"/>
            <w:shd w:val="clear" w:color="auto" w:fill="auto"/>
            <w:vAlign w:val="center"/>
          </w:tcPr>
          <w:p w14:paraId="7ADBF8A4" w14:textId="77777777" w:rsidR="006B458C" w:rsidRDefault="00000000">
            <w:pPr>
              <w:jc w:val="center"/>
            </w:pPr>
            <w:r>
              <w:t>Hosts</w:t>
            </w:r>
          </w:p>
        </w:tc>
        <w:tc>
          <w:tcPr>
            <w:tcW w:w="3413" w:type="dxa"/>
            <w:shd w:val="clear" w:color="auto" w:fill="FFFF00"/>
            <w:vAlign w:val="center"/>
          </w:tcPr>
          <w:p w14:paraId="63DE9CCB" w14:textId="49DA7ADF" w:rsidR="006B458C" w:rsidRDefault="00D7794A" w:rsidP="00D7794A">
            <w:r>
              <w:t>192.168.14.35/192.168.13.10</w:t>
            </w:r>
          </w:p>
        </w:tc>
      </w:tr>
      <w:tr w:rsidR="006B458C" w14:paraId="32E5D320" w14:textId="77777777">
        <w:trPr>
          <w:trHeight w:val="532"/>
        </w:trPr>
        <w:tc>
          <w:tcPr>
            <w:tcW w:w="3413" w:type="dxa"/>
            <w:shd w:val="clear" w:color="auto" w:fill="auto"/>
            <w:vAlign w:val="center"/>
          </w:tcPr>
          <w:p w14:paraId="0FB43AA5" w14:textId="77777777" w:rsidR="006B458C" w:rsidRDefault="00000000">
            <w:pPr>
              <w:jc w:val="center"/>
            </w:pPr>
            <w:r>
              <w:t>Ports</w:t>
            </w:r>
          </w:p>
        </w:tc>
        <w:tc>
          <w:tcPr>
            <w:tcW w:w="3413" w:type="dxa"/>
            <w:shd w:val="clear" w:color="auto" w:fill="FFFF00"/>
            <w:vAlign w:val="center"/>
          </w:tcPr>
          <w:p w14:paraId="103A97FF" w14:textId="2568751F" w:rsidR="006B458C" w:rsidRDefault="00D7794A">
            <w:pPr>
              <w:jc w:val="center"/>
            </w:pPr>
            <w:r>
              <w:t>80</w:t>
            </w:r>
          </w:p>
        </w:tc>
      </w:tr>
    </w:tbl>
    <w:p w14:paraId="35E14306" w14:textId="77777777" w:rsidR="006B458C" w:rsidRDefault="006B458C">
      <w:pPr>
        <w:jc w:val="center"/>
      </w:pPr>
    </w:p>
    <w:tbl>
      <w:tblPr>
        <w:tblStyle w:val="a5"/>
        <w:tblW w:w="6840" w:type="dxa"/>
        <w:tblInd w:w="125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3420"/>
        <w:gridCol w:w="3420"/>
      </w:tblGrid>
      <w:tr w:rsidR="006B458C" w14:paraId="61D63860" w14:textId="77777777">
        <w:trPr>
          <w:trHeight w:val="273"/>
        </w:trPr>
        <w:tc>
          <w:tcPr>
            <w:tcW w:w="3420" w:type="dxa"/>
            <w:shd w:val="clear" w:color="auto" w:fill="003366"/>
            <w:vAlign w:val="center"/>
          </w:tcPr>
          <w:p w14:paraId="1DD51333" w14:textId="77777777" w:rsidR="006B458C" w:rsidRDefault="00000000">
            <w:pPr>
              <w:jc w:val="center"/>
              <w:rPr>
                <w:b/>
                <w:color w:val="FFFFFF"/>
              </w:rPr>
            </w:pPr>
            <w:r>
              <w:rPr>
                <w:b/>
                <w:color w:val="FFFFFF"/>
              </w:rPr>
              <w:t>Exploitation Risk</w:t>
            </w:r>
          </w:p>
        </w:tc>
        <w:tc>
          <w:tcPr>
            <w:tcW w:w="3420" w:type="dxa"/>
            <w:shd w:val="clear" w:color="auto" w:fill="003366"/>
            <w:vAlign w:val="center"/>
          </w:tcPr>
          <w:p w14:paraId="124E5316" w14:textId="77777777" w:rsidR="006B458C" w:rsidRDefault="00000000">
            <w:pPr>
              <w:jc w:val="center"/>
              <w:rPr>
                <w:b/>
                <w:color w:val="FFFFFF"/>
              </w:rPr>
            </w:pPr>
            <w:r>
              <w:rPr>
                <w:b/>
                <w:color w:val="FFFFFF"/>
              </w:rPr>
              <w:t>Total</w:t>
            </w:r>
          </w:p>
        </w:tc>
      </w:tr>
      <w:tr w:rsidR="006B458C" w14:paraId="76909C67" w14:textId="77777777">
        <w:trPr>
          <w:trHeight w:val="360"/>
        </w:trPr>
        <w:tc>
          <w:tcPr>
            <w:tcW w:w="3420" w:type="dxa"/>
            <w:shd w:val="clear" w:color="auto" w:fill="auto"/>
            <w:vAlign w:val="center"/>
          </w:tcPr>
          <w:p w14:paraId="723D9C5B" w14:textId="77777777" w:rsidR="006B458C" w:rsidRDefault="00000000">
            <w:pPr>
              <w:jc w:val="center"/>
              <w:rPr>
                <w:b/>
                <w:color w:val="FF9900"/>
              </w:rPr>
            </w:pPr>
            <w:r>
              <w:rPr>
                <w:b/>
                <w:color w:val="FF0000"/>
              </w:rPr>
              <w:t>Critical</w:t>
            </w:r>
          </w:p>
        </w:tc>
        <w:tc>
          <w:tcPr>
            <w:tcW w:w="3420" w:type="dxa"/>
            <w:shd w:val="clear" w:color="auto" w:fill="FFFF00"/>
            <w:vAlign w:val="center"/>
          </w:tcPr>
          <w:p w14:paraId="40A434F6" w14:textId="1B14C561" w:rsidR="006B458C" w:rsidRDefault="000E1604">
            <w:pPr>
              <w:jc w:val="center"/>
            </w:pPr>
            <w:r>
              <w:t xml:space="preserve"> 3</w:t>
            </w:r>
          </w:p>
        </w:tc>
      </w:tr>
      <w:tr w:rsidR="006B458C" w14:paraId="3DBB6E9F" w14:textId="77777777">
        <w:trPr>
          <w:trHeight w:val="360"/>
        </w:trPr>
        <w:tc>
          <w:tcPr>
            <w:tcW w:w="3420" w:type="dxa"/>
            <w:shd w:val="clear" w:color="auto" w:fill="auto"/>
            <w:vAlign w:val="center"/>
          </w:tcPr>
          <w:p w14:paraId="24CD0FDC" w14:textId="77777777" w:rsidR="006B458C" w:rsidRDefault="00000000">
            <w:pPr>
              <w:jc w:val="center"/>
              <w:rPr>
                <w:b/>
                <w:color w:val="FF9900"/>
              </w:rPr>
            </w:pPr>
            <w:r>
              <w:rPr>
                <w:b/>
                <w:color w:val="FF9900"/>
              </w:rPr>
              <w:t>High</w:t>
            </w:r>
          </w:p>
        </w:tc>
        <w:tc>
          <w:tcPr>
            <w:tcW w:w="3420" w:type="dxa"/>
            <w:shd w:val="clear" w:color="auto" w:fill="FFFF00"/>
            <w:vAlign w:val="center"/>
          </w:tcPr>
          <w:p w14:paraId="69E628E3" w14:textId="6B260C3D" w:rsidR="006B458C" w:rsidRDefault="000E1604">
            <w:pPr>
              <w:jc w:val="center"/>
            </w:pPr>
            <w:r>
              <w:t xml:space="preserve"> 2</w:t>
            </w:r>
          </w:p>
        </w:tc>
      </w:tr>
      <w:tr w:rsidR="006B458C" w14:paraId="5B23F1A1" w14:textId="77777777">
        <w:trPr>
          <w:trHeight w:val="390"/>
        </w:trPr>
        <w:tc>
          <w:tcPr>
            <w:tcW w:w="3420" w:type="dxa"/>
            <w:shd w:val="clear" w:color="auto" w:fill="auto"/>
            <w:vAlign w:val="center"/>
          </w:tcPr>
          <w:p w14:paraId="5A8FA1A7" w14:textId="6AA90D73" w:rsidR="006B458C" w:rsidRDefault="00000000">
            <w:pPr>
              <w:jc w:val="center"/>
              <w:rPr>
                <w:b/>
                <w:color w:val="FF9900"/>
              </w:rPr>
            </w:pPr>
            <w:r>
              <w:rPr>
                <w:b/>
                <w:color w:val="0000FF"/>
              </w:rPr>
              <w:t>Medium</w:t>
            </w:r>
          </w:p>
        </w:tc>
        <w:tc>
          <w:tcPr>
            <w:tcW w:w="3420" w:type="dxa"/>
            <w:shd w:val="clear" w:color="auto" w:fill="FFFF00"/>
            <w:vAlign w:val="center"/>
          </w:tcPr>
          <w:p w14:paraId="53395FFB" w14:textId="06E4DD27" w:rsidR="006B458C" w:rsidRDefault="000E1604">
            <w:pPr>
              <w:jc w:val="center"/>
            </w:pPr>
            <w:r>
              <w:t xml:space="preserve"> 1</w:t>
            </w:r>
          </w:p>
        </w:tc>
      </w:tr>
      <w:tr w:rsidR="006B458C" w14:paraId="22C4B702" w14:textId="77777777">
        <w:trPr>
          <w:trHeight w:val="360"/>
        </w:trPr>
        <w:tc>
          <w:tcPr>
            <w:tcW w:w="3420" w:type="dxa"/>
            <w:shd w:val="clear" w:color="auto" w:fill="auto"/>
            <w:vAlign w:val="center"/>
          </w:tcPr>
          <w:p w14:paraId="0CF99857" w14:textId="77777777" w:rsidR="006B458C" w:rsidRDefault="00000000">
            <w:pPr>
              <w:jc w:val="center"/>
              <w:rPr>
                <w:b/>
                <w:color w:val="FF9900"/>
              </w:rPr>
            </w:pPr>
            <w:r>
              <w:rPr>
                <w:b/>
                <w:color w:val="008000"/>
              </w:rPr>
              <w:t>Low</w:t>
            </w:r>
          </w:p>
        </w:tc>
        <w:tc>
          <w:tcPr>
            <w:tcW w:w="3420" w:type="dxa"/>
            <w:shd w:val="clear" w:color="auto" w:fill="FFFF00"/>
            <w:vAlign w:val="center"/>
          </w:tcPr>
          <w:p w14:paraId="5E55F5D4" w14:textId="1504DC84" w:rsidR="006B458C" w:rsidRDefault="000E1604">
            <w:pPr>
              <w:jc w:val="center"/>
            </w:pPr>
            <w:r>
              <w:t xml:space="preserve"> 0</w:t>
            </w:r>
          </w:p>
        </w:tc>
      </w:tr>
    </w:tbl>
    <w:p w14:paraId="6FAD9E44" w14:textId="77777777" w:rsidR="006B458C" w:rsidRDefault="006B458C"/>
    <w:p w14:paraId="218541AF" w14:textId="77777777" w:rsidR="006B458C" w:rsidRDefault="00000000">
      <w:pPr>
        <w:pStyle w:val="Heading2"/>
        <w:jc w:val="center"/>
      </w:pPr>
      <w:bookmarkStart w:id="38" w:name="_ft98cc3eh3ql" w:colFirst="0" w:colLast="0"/>
      <w:bookmarkEnd w:id="38"/>
      <w:r>
        <w:t>Vulnerability Findings</w:t>
      </w:r>
    </w:p>
    <w:p w14:paraId="74A13C7D" w14:textId="77777777" w:rsidR="006B458C" w:rsidRDefault="006B458C"/>
    <w:p w14:paraId="689A8EA7" w14:textId="77777777" w:rsidR="006B458C" w:rsidRDefault="006B458C"/>
    <w:tbl>
      <w:tblPr>
        <w:tblStyle w:val="a6"/>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15"/>
        <w:gridCol w:w="7545"/>
      </w:tblGrid>
      <w:tr w:rsidR="006B458C" w14:paraId="61D7669E" w14:textId="77777777">
        <w:tc>
          <w:tcPr>
            <w:tcW w:w="1815" w:type="dxa"/>
            <w:shd w:val="clear" w:color="auto" w:fill="003366"/>
            <w:tcMar>
              <w:top w:w="100" w:type="dxa"/>
              <w:left w:w="100" w:type="dxa"/>
              <w:bottom w:w="100" w:type="dxa"/>
              <w:right w:w="100" w:type="dxa"/>
            </w:tcMar>
          </w:tcPr>
          <w:p w14:paraId="0C5F97A1" w14:textId="77777777" w:rsidR="006B458C" w:rsidRDefault="00000000">
            <w:pPr>
              <w:widowControl w:val="0"/>
              <w:pBdr>
                <w:top w:val="nil"/>
                <w:left w:val="nil"/>
                <w:bottom w:val="nil"/>
                <w:right w:val="nil"/>
                <w:between w:val="nil"/>
              </w:pBdr>
              <w:jc w:val="center"/>
              <w:rPr>
                <w:b/>
                <w:color w:val="FFFFFF"/>
              </w:rPr>
            </w:pPr>
            <w:r>
              <w:rPr>
                <w:b/>
                <w:color w:val="FFFFFF"/>
              </w:rPr>
              <w:t>Vulnerability 1</w:t>
            </w:r>
          </w:p>
        </w:tc>
        <w:tc>
          <w:tcPr>
            <w:tcW w:w="7545" w:type="dxa"/>
            <w:shd w:val="clear" w:color="auto" w:fill="003366"/>
            <w:tcMar>
              <w:top w:w="100" w:type="dxa"/>
              <w:left w:w="100" w:type="dxa"/>
              <w:bottom w:w="100" w:type="dxa"/>
              <w:right w:w="100" w:type="dxa"/>
            </w:tcMar>
          </w:tcPr>
          <w:p w14:paraId="4A48B1BC" w14:textId="77777777" w:rsidR="006B458C" w:rsidRDefault="00000000">
            <w:pPr>
              <w:widowControl w:val="0"/>
              <w:pBdr>
                <w:top w:val="nil"/>
                <w:left w:val="nil"/>
                <w:bottom w:val="nil"/>
                <w:right w:val="nil"/>
                <w:between w:val="nil"/>
              </w:pBdr>
              <w:jc w:val="center"/>
              <w:rPr>
                <w:b/>
                <w:color w:val="FFFFFF"/>
              </w:rPr>
            </w:pPr>
            <w:r>
              <w:rPr>
                <w:b/>
                <w:color w:val="FFFFFF"/>
              </w:rPr>
              <w:t>Findings</w:t>
            </w:r>
          </w:p>
        </w:tc>
      </w:tr>
      <w:tr w:rsidR="006B458C" w14:paraId="7BAFA800" w14:textId="77777777">
        <w:tc>
          <w:tcPr>
            <w:tcW w:w="1815" w:type="dxa"/>
            <w:shd w:val="clear" w:color="auto" w:fill="auto"/>
            <w:vAlign w:val="center"/>
          </w:tcPr>
          <w:p w14:paraId="1F8895C4" w14:textId="77777777" w:rsidR="006B458C" w:rsidRDefault="00000000">
            <w:pPr>
              <w:jc w:val="center"/>
              <w:rPr>
                <w:b/>
              </w:rPr>
            </w:pPr>
            <w:r>
              <w:rPr>
                <w:b/>
              </w:rPr>
              <w:t>Title</w:t>
            </w:r>
          </w:p>
        </w:tc>
        <w:tc>
          <w:tcPr>
            <w:tcW w:w="7545" w:type="dxa"/>
            <w:shd w:val="clear" w:color="auto" w:fill="FFFF00"/>
            <w:tcMar>
              <w:top w:w="100" w:type="dxa"/>
              <w:left w:w="100" w:type="dxa"/>
              <w:bottom w:w="100" w:type="dxa"/>
              <w:right w:w="100" w:type="dxa"/>
            </w:tcMar>
          </w:tcPr>
          <w:p w14:paraId="55E635ED" w14:textId="2D62C443" w:rsidR="006B458C" w:rsidRDefault="003C42C6">
            <w:pPr>
              <w:widowControl w:val="0"/>
              <w:pBdr>
                <w:top w:val="nil"/>
                <w:left w:val="nil"/>
                <w:bottom w:val="nil"/>
                <w:right w:val="nil"/>
                <w:between w:val="nil"/>
              </w:pBdr>
            </w:pPr>
            <w:r>
              <w:t xml:space="preserve">Cross Site Scripting </w:t>
            </w:r>
            <w:r w:rsidR="00F97839">
              <w:t>(</w:t>
            </w:r>
            <w:proofErr w:type="spellStart"/>
            <w:r w:rsidR="00F97839">
              <w:t>xss</w:t>
            </w:r>
            <w:proofErr w:type="spellEnd"/>
            <w:r w:rsidR="00F97839">
              <w:t xml:space="preserve">) </w:t>
            </w:r>
            <w:r>
              <w:t>Exposure</w:t>
            </w:r>
          </w:p>
        </w:tc>
      </w:tr>
      <w:tr w:rsidR="006B458C" w14:paraId="43AB9EB1" w14:textId="77777777">
        <w:tc>
          <w:tcPr>
            <w:tcW w:w="1815" w:type="dxa"/>
            <w:shd w:val="clear" w:color="auto" w:fill="auto"/>
            <w:vAlign w:val="center"/>
          </w:tcPr>
          <w:p w14:paraId="1CCCFF37" w14:textId="77777777" w:rsidR="006B458C" w:rsidRDefault="00000000">
            <w:pPr>
              <w:jc w:val="center"/>
            </w:pPr>
            <w:r>
              <w:rPr>
                <w:b/>
              </w:rPr>
              <w:t xml:space="preserve">Type (Web app / Linux OS / </w:t>
            </w:r>
            <w:proofErr w:type="spellStart"/>
            <w:r>
              <w:rPr>
                <w:b/>
              </w:rPr>
              <w:t>WIndows</w:t>
            </w:r>
            <w:proofErr w:type="spellEnd"/>
            <w:r>
              <w:rPr>
                <w:b/>
              </w:rPr>
              <w:t xml:space="preserve"> OS)</w:t>
            </w:r>
          </w:p>
        </w:tc>
        <w:tc>
          <w:tcPr>
            <w:tcW w:w="7545" w:type="dxa"/>
            <w:shd w:val="clear" w:color="auto" w:fill="FFFF00"/>
            <w:tcMar>
              <w:top w:w="100" w:type="dxa"/>
              <w:left w:w="100" w:type="dxa"/>
              <w:bottom w:w="100" w:type="dxa"/>
              <w:right w:w="100" w:type="dxa"/>
            </w:tcMar>
          </w:tcPr>
          <w:p w14:paraId="7F679427" w14:textId="5436D439" w:rsidR="006B458C" w:rsidRDefault="005A6F7F">
            <w:pPr>
              <w:widowControl w:val="0"/>
              <w:pBdr>
                <w:top w:val="nil"/>
                <w:left w:val="nil"/>
                <w:bottom w:val="nil"/>
                <w:right w:val="nil"/>
                <w:between w:val="nil"/>
              </w:pBdr>
            </w:pPr>
            <w:r>
              <w:t>Web Application</w:t>
            </w:r>
          </w:p>
        </w:tc>
      </w:tr>
      <w:tr w:rsidR="006B458C" w14:paraId="53C90B86" w14:textId="77777777">
        <w:tc>
          <w:tcPr>
            <w:tcW w:w="1815" w:type="dxa"/>
            <w:shd w:val="clear" w:color="auto" w:fill="auto"/>
            <w:vAlign w:val="center"/>
          </w:tcPr>
          <w:p w14:paraId="29F3D653" w14:textId="77777777" w:rsidR="006B458C" w:rsidRDefault="00000000">
            <w:pPr>
              <w:jc w:val="center"/>
            </w:pPr>
            <w:r>
              <w:rPr>
                <w:b/>
              </w:rPr>
              <w:t>Risk Rating</w:t>
            </w:r>
          </w:p>
        </w:tc>
        <w:tc>
          <w:tcPr>
            <w:tcW w:w="7545" w:type="dxa"/>
            <w:shd w:val="clear" w:color="auto" w:fill="FFFF00"/>
            <w:tcMar>
              <w:top w:w="100" w:type="dxa"/>
              <w:left w:w="100" w:type="dxa"/>
              <w:bottom w:w="100" w:type="dxa"/>
              <w:right w:w="100" w:type="dxa"/>
            </w:tcMar>
          </w:tcPr>
          <w:p w14:paraId="0A7208D2" w14:textId="18879A7E" w:rsidR="006B458C" w:rsidRDefault="001423D5">
            <w:pPr>
              <w:widowControl w:val="0"/>
              <w:pBdr>
                <w:top w:val="nil"/>
                <w:left w:val="nil"/>
                <w:bottom w:val="nil"/>
                <w:right w:val="nil"/>
                <w:between w:val="nil"/>
              </w:pBdr>
            </w:pPr>
            <w:r>
              <w:t>Medium</w:t>
            </w:r>
          </w:p>
        </w:tc>
      </w:tr>
      <w:tr w:rsidR="006B458C" w14:paraId="204D4820" w14:textId="77777777">
        <w:tc>
          <w:tcPr>
            <w:tcW w:w="1815" w:type="dxa"/>
            <w:shd w:val="clear" w:color="auto" w:fill="auto"/>
            <w:vAlign w:val="center"/>
          </w:tcPr>
          <w:p w14:paraId="62CBE619" w14:textId="77777777" w:rsidR="006B458C" w:rsidRDefault="00000000">
            <w:pPr>
              <w:jc w:val="center"/>
            </w:pPr>
            <w:r>
              <w:rPr>
                <w:b/>
              </w:rPr>
              <w:t>Description</w:t>
            </w:r>
          </w:p>
        </w:tc>
        <w:tc>
          <w:tcPr>
            <w:tcW w:w="7545" w:type="dxa"/>
            <w:shd w:val="clear" w:color="auto" w:fill="FFFF00"/>
            <w:tcMar>
              <w:top w:w="100" w:type="dxa"/>
              <w:left w:w="100" w:type="dxa"/>
              <w:bottom w:w="100" w:type="dxa"/>
              <w:right w:w="100" w:type="dxa"/>
            </w:tcMar>
          </w:tcPr>
          <w:p w14:paraId="434745CB" w14:textId="46B539A7" w:rsidR="006B458C" w:rsidRDefault="003F592C">
            <w:pPr>
              <w:widowControl w:val="0"/>
              <w:pBdr>
                <w:top w:val="nil"/>
                <w:left w:val="nil"/>
                <w:bottom w:val="nil"/>
                <w:right w:val="nil"/>
                <w:between w:val="nil"/>
              </w:pBdr>
            </w:pPr>
            <w:r>
              <w:t xml:space="preserve">Reflected </w:t>
            </w:r>
            <w:r w:rsidR="005F65A0">
              <w:t>Cross Site Scripting(</w:t>
            </w:r>
            <w:proofErr w:type="spellStart"/>
            <w:r w:rsidR="005F65A0">
              <w:t>xss</w:t>
            </w:r>
            <w:proofErr w:type="spellEnd"/>
            <w:r w:rsidR="005F65A0">
              <w:t>) in Web Application login form</w:t>
            </w:r>
            <w:r w:rsidR="003C42C6">
              <w:t xml:space="preserve"> </w:t>
            </w:r>
            <w:r>
              <w:t>a</w:t>
            </w:r>
            <w:r w:rsidR="00196BCF">
              <w:t>llowed for</w:t>
            </w:r>
            <w:r w:rsidR="003C42C6">
              <w:t xml:space="preserve"> unauthorize access. </w:t>
            </w:r>
          </w:p>
        </w:tc>
      </w:tr>
      <w:tr w:rsidR="006B458C" w14:paraId="4C6EA565" w14:textId="77777777">
        <w:tc>
          <w:tcPr>
            <w:tcW w:w="1815" w:type="dxa"/>
            <w:shd w:val="clear" w:color="auto" w:fill="auto"/>
            <w:vAlign w:val="center"/>
          </w:tcPr>
          <w:p w14:paraId="4FD4C320" w14:textId="77777777" w:rsidR="006B458C" w:rsidRDefault="00000000">
            <w:pPr>
              <w:jc w:val="center"/>
            </w:pPr>
            <w:r>
              <w:rPr>
                <w:b/>
              </w:rPr>
              <w:t>Images</w:t>
            </w:r>
          </w:p>
        </w:tc>
        <w:tc>
          <w:tcPr>
            <w:tcW w:w="7545" w:type="dxa"/>
            <w:shd w:val="clear" w:color="auto" w:fill="FFFF00"/>
            <w:tcMar>
              <w:top w:w="100" w:type="dxa"/>
              <w:left w:w="100" w:type="dxa"/>
              <w:bottom w:w="100" w:type="dxa"/>
              <w:right w:w="100" w:type="dxa"/>
            </w:tcMar>
          </w:tcPr>
          <w:p w14:paraId="304E71C0" w14:textId="052DACDA" w:rsidR="006B458C" w:rsidRDefault="003817BD">
            <w:pPr>
              <w:widowControl w:val="0"/>
              <w:pBdr>
                <w:top w:val="nil"/>
                <w:left w:val="nil"/>
                <w:bottom w:val="nil"/>
                <w:right w:val="nil"/>
                <w:between w:val="nil"/>
              </w:pBdr>
            </w:pPr>
            <w:r w:rsidRPr="00E23584">
              <w:rPr>
                <w:noProof/>
              </w:rPr>
              <w:drawing>
                <wp:inline distT="0" distB="0" distL="0" distR="0" wp14:anchorId="1851BB28" wp14:editId="1285ACEC">
                  <wp:extent cx="5129726" cy="3246634"/>
                  <wp:effectExtent l="0" t="0" r="0" b="0"/>
                  <wp:docPr id="3522737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950268" name="Picture 1" descr="A screenshot of a computer&#10;&#10;Description automatically generated"/>
                          <pic:cNvPicPr/>
                        </pic:nvPicPr>
                        <pic:blipFill>
                          <a:blip r:embed="rId10"/>
                          <a:stretch>
                            <a:fillRect/>
                          </a:stretch>
                        </pic:blipFill>
                        <pic:spPr>
                          <a:xfrm>
                            <a:off x="0" y="0"/>
                            <a:ext cx="5153822" cy="3261884"/>
                          </a:xfrm>
                          <a:prstGeom prst="rect">
                            <a:avLst/>
                          </a:prstGeom>
                        </pic:spPr>
                      </pic:pic>
                    </a:graphicData>
                  </a:graphic>
                </wp:inline>
              </w:drawing>
            </w:r>
          </w:p>
        </w:tc>
      </w:tr>
      <w:tr w:rsidR="00C16FCB" w14:paraId="63037F15" w14:textId="77777777">
        <w:tc>
          <w:tcPr>
            <w:tcW w:w="1815" w:type="dxa"/>
            <w:shd w:val="clear" w:color="auto" w:fill="auto"/>
            <w:vAlign w:val="center"/>
          </w:tcPr>
          <w:p w14:paraId="4BCBFAF1" w14:textId="77777777" w:rsidR="00C16FCB" w:rsidRDefault="00C16FCB" w:rsidP="00C16FCB">
            <w:pPr>
              <w:jc w:val="center"/>
            </w:pPr>
            <w:r>
              <w:rPr>
                <w:b/>
              </w:rPr>
              <w:t>Affected Hosts</w:t>
            </w:r>
          </w:p>
        </w:tc>
        <w:tc>
          <w:tcPr>
            <w:tcW w:w="7545" w:type="dxa"/>
            <w:shd w:val="clear" w:color="auto" w:fill="FFFF00"/>
            <w:tcMar>
              <w:top w:w="100" w:type="dxa"/>
              <w:left w:w="100" w:type="dxa"/>
              <w:bottom w:w="100" w:type="dxa"/>
              <w:right w:w="100" w:type="dxa"/>
            </w:tcMar>
          </w:tcPr>
          <w:p w14:paraId="6B66D4ED" w14:textId="65CA9B1F" w:rsidR="00C16FCB" w:rsidRDefault="005A6F7F" w:rsidP="00620143">
            <w:pPr>
              <w:widowControl w:val="0"/>
              <w:pBdr>
                <w:top w:val="nil"/>
                <w:left w:val="nil"/>
                <w:bottom w:val="nil"/>
                <w:right w:val="nil"/>
                <w:between w:val="nil"/>
              </w:pBdr>
              <w:jc w:val="both"/>
            </w:pPr>
            <w:r>
              <w:t>192.168.14.35</w:t>
            </w:r>
          </w:p>
        </w:tc>
      </w:tr>
      <w:tr w:rsidR="00C16FCB" w14:paraId="65878429" w14:textId="77777777">
        <w:tc>
          <w:tcPr>
            <w:tcW w:w="1815" w:type="dxa"/>
            <w:shd w:val="clear" w:color="auto" w:fill="auto"/>
            <w:vAlign w:val="center"/>
          </w:tcPr>
          <w:p w14:paraId="182F338E" w14:textId="77777777" w:rsidR="00C16FCB" w:rsidRDefault="00C16FCB" w:rsidP="00C16FCB">
            <w:pPr>
              <w:jc w:val="center"/>
            </w:pPr>
            <w:r>
              <w:rPr>
                <w:b/>
              </w:rPr>
              <w:t>Remediation</w:t>
            </w:r>
          </w:p>
        </w:tc>
        <w:tc>
          <w:tcPr>
            <w:tcW w:w="7545" w:type="dxa"/>
            <w:shd w:val="clear" w:color="auto" w:fill="FFFF00"/>
            <w:tcMar>
              <w:top w:w="100" w:type="dxa"/>
              <w:left w:w="100" w:type="dxa"/>
              <w:bottom w:w="100" w:type="dxa"/>
              <w:right w:w="100" w:type="dxa"/>
            </w:tcMar>
          </w:tcPr>
          <w:p w14:paraId="65D989C7" w14:textId="652E99CF" w:rsidR="00C16FCB" w:rsidRDefault="005F65A0" w:rsidP="00C16FCB">
            <w:pPr>
              <w:widowControl w:val="0"/>
              <w:pBdr>
                <w:top w:val="nil"/>
                <w:left w:val="nil"/>
                <w:bottom w:val="nil"/>
                <w:right w:val="nil"/>
                <w:between w:val="nil"/>
              </w:pBdr>
            </w:pPr>
            <w:r>
              <w:t>Input Validation, Fire Wall and System Updates</w:t>
            </w:r>
          </w:p>
        </w:tc>
      </w:tr>
    </w:tbl>
    <w:p w14:paraId="1AE6162D" w14:textId="77777777" w:rsidR="006B458C" w:rsidRDefault="006B458C"/>
    <w:p w14:paraId="07ED8ACD" w14:textId="77777777" w:rsidR="006B458C" w:rsidRDefault="006B458C"/>
    <w:tbl>
      <w:tblPr>
        <w:tblStyle w:val="a7"/>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15"/>
        <w:gridCol w:w="7545"/>
      </w:tblGrid>
      <w:tr w:rsidR="006B458C" w14:paraId="2F670BB8" w14:textId="77777777">
        <w:tc>
          <w:tcPr>
            <w:tcW w:w="1815" w:type="dxa"/>
            <w:shd w:val="clear" w:color="auto" w:fill="003366"/>
            <w:tcMar>
              <w:top w:w="100" w:type="dxa"/>
              <w:left w:w="100" w:type="dxa"/>
              <w:bottom w:w="100" w:type="dxa"/>
              <w:right w:w="100" w:type="dxa"/>
            </w:tcMar>
          </w:tcPr>
          <w:p w14:paraId="3EF294C4" w14:textId="77777777" w:rsidR="006B458C" w:rsidRDefault="00000000">
            <w:pPr>
              <w:widowControl w:val="0"/>
              <w:jc w:val="center"/>
              <w:rPr>
                <w:b/>
                <w:color w:val="FFFFFF"/>
              </w:rPr>
            </w:pPr>
            <w:r>
              <w:rPr>
                <w:b/>
                <w:color w:val="FFFFFF"/>
              </w:rPr>
              <w:t>Vulnerability 2</w:t>
            </w:r>
          </w:p>
        </w:tc>
        <w:tc>
          <w:tcPr>
            <w:tcW w:w="7545" w:type="dxa"/>
            <w:shd w:val="clear" w:color="auto" w:fill="003366"/>
            <w:tcMar>
              <w:top w:w="100" w:type="dxa"/>
              <w:left w:w="100" w:type="dxa"/>
              <w:bottom w:w="100" w:type="dxa"/>
              <w:right w:w="100" w:type="dxa"/>
            </w:tcMar>
          </w:tcPr>
          <w:p w14:paraId="7B42092D" w14:textId="77777777" w:rsidR="006B458C" w:rsidRDefault="00000000">
            <w:pPr>
              <w:widowControl w:val="0"/>
              <w:jc w:val="center"/>
              <w:rPr>
                <w:b/>
                <w:color w:val="FFFFFF"/>
              </w:rPr>
            </w:pPr>
            <w:r>
              <w:rPr>
                <w:b/>
                <w:color w:val="FFFFFF"/>
              </w:rPr>
              <w:t>Findings</w:t>
            </w:r>
          </w:p>
        </w:tc>
      </w:tr>
      <w:tr w:rsidR="006B458C" w14:paraId="2EAB9B75" w14:textId="77777777">
        <w:tc>
          <w:tcPr>
            <w:tcW w:w="1815" w:type="dxa"/>
            <w:shd w:val="clear" w:color="auto" w:fill="auto"/>
            <w:vAlign w:val="center"/>
          </w:tcPr>
          <w:p w14:paraId="1F395BCD" w14:textId="77777777" w:rsidR="006B458C" w:rsidRDefault="00000000">
            <w:pPr>
              <w:jc w:val="center"/>
              <w:rPr>
                <w:b/>
              </w:rPr>
            </w:pPr>
            <w:r>
              <w:rPr>
                <w:b/>
              </w:rPr>
              <w:t>Title</w:t>
            </w:r>
          </w:p>
        </w:tc>
        <w:tc>
          <w:tcPr>
            <w:tcW w:w="7545" w:type="dxa"/>
            <w:shd w:val="clear" w:color="auto" w:fill="FFFF00"/>
            <w:tcMar>
              <w:top w:w="100" w:type="dxa"/>
              <w:left w:w="100" w:type="dxa"/>
              <w:bottom w:w="100" w:type="dxa"/>
              <w:right w:w="100" w:type="dxa"/>
            </w:tcMar>
          </w:tcPr>
          <w:p w14:paraId="768385A9" w14:textId="0EB11847" w:rsidR="006B458C" w:rsidRDefault="003502B4">
            <w:pPr>
              <w:widowControl w:val="0"/>
            </w:pPr>
            <w:r>
              <w:t>Database Vulnerabilit</w:t>
            </w:r>
            <w:r w:rsidR="009523C6">
              <w:t>y</w:t>
            </w:r>
          </w:p>
        </w:tc>
      </w:tr>
      <w:tr w:rsidR="006B458C" w14:paraId="0A222BBF" w14:textId="77777777">
        <w:tc>
          <w:tcPr>
            <w:tcW w:w="1815" w:type="dxa"/>
            <w:shd w:val="clear" w:color="auto" w:fill="auto"/>
            <w:vAlign w:val="center"/>
          </w:tcPr>
          <w:p w14:paraId="0877A31C" w14:textId="77777777" w:rsidR="006B458C" w:rsidRDefault="00000000">
            <w:pPr>
              <w:jc w:val="center"/>
            </w:pPr>
            <w:r>
              <w:rPr>
                <w:b/>
              </w:rPr>
              <w:t xml:space="preserve">Type (Web app / Linux OS / </w:t>
            </w:r>
            <w:proofErr w:type="spellStart"/>
            <w:r>
              <w:rPr>
                <w:b/>
              </w:rPr>
              <w:t>WIndows</w:t>
            </w:r>
            <w:proofErr w:type="spellEnd"/>
            <w:r>
              <w:rPr>
                <w:b/>
              </w:rPr>
              <w:t xml:space="preserve"> OS)</w:t>
            </w:r>
          </w:p>
        </w:tc>
        <w:tc>
          <w:tcPr>
            <w:tcW w:w="7545" w:type="dxa"/>
            <w:shd w:val="clear" w:color="auto" w:fill="FFFF00"/>
            <w:tcMar>
              <w:top w:w="100" w:type="dxa"/>
              <w:left w:w="100" w:type="dxa"/>
              <w:bottom w:w="100" w:type="dxa"/>
              <w:right w:w="100" w:type="dxa"/>
            </w:tcMar>
          </w:tcPr>
          <w:p w14:paraId="70B92736" w14:textId="1E320C9B" w:rsidR="006B458C" w:rsidRDefault="003502B4">
            <w:pPr>
              <w:widowControl w:val="0"/>
            </w:pPr>
            <w:r>
              <w:t xml:space="preserve"> Web Application </w:t>
            </w:r>
          </w:p>
        </w:tc>
      </w:tr>
      <w:tr w:rsidR="006B458C" w14:paraId="2E988524" w14:textId="77777777">
        <w:tc>
          <w:tcPr>
            <w:tcW w:w="1815" w:type="dxa"/>
            <w:shd w:val="clear" w:color="auto" w:fill="auto"/>
            <w:vAlign w:val="center"/>
          </w:tcPr>
          <w:p w14:paraId="5BF4EBDE" w14:textId="77777777" w:rsidR="006B458C" w:rsidRDefault="00000000">
            <w:pPr>
              <w:jc w:val="center"/>
            </w:pPr>
            <w:r>
              <w:rPr>
                <w:b/>
              </w:rPr>
              <w:t>Risk Rating</w:t>
            </w:r>
          </w:p>
        </w:tc>
        <w:tc>
          <w:tcPr>
            <w:tcW w:w="7545" w:type="dxa"/>
            <w:shd w:val="clear" w:color="auto" w:fill="FFFF00"/>
            <w:tcMar>
              <w:top w:w="100" w:type="dxa"/>
              <w:left w:w="100" w:type="dxa"/>
              <w:bottom w:w="100" w:type="dxa"/>
              <w:right w:w="100" w:type="dxa"/>
            </w:tcMar>
          </w:tcPr>
          <w:p w14:paraId="5E09874D" w14:textId="1174290B" w:rsidR="006B458C" w:rsidRDefault="003502B4">
            <w:pPr>
              <w:widowControl w:val="0"/>
            </w:pPr>
            <w:r>
              <w:t xml:space="preserve"> Critical </w:t>
            </w:r>
          </w:p>
        </w:tc>
      </w:tr>
      <w:tr w:rsidR="006B458C" w14:paraId="41FF4216" w14:textId="77777777" w:rsidTr="003C42C6">
        <w:trPr>
          <w:trHeight w:val="23"/>
        </w:trPr>
        <w:tc>
          <w:tcPr>
            <w:tcW w:w="1815" w:type="dxa"/>
            <w:shd w:val="clear" w:color="auto" w:fill="auto"/>
            <w:vAlign w:val="center"/>
          </w:tcPr>
          <w:p w14:paraId="2C388CB2" w14:textId="77777777" w:rsidR="006B458C" w:rsidRDefault="00000000">
            <w:pPr>
              <w:jc w:val="center"/>
            </w:pPr>
            <w:r>
              <w:rPr>
                <w:b/>
              </w:rPr>
              <w:t>Description</w:t>
            </w:r>
          </w:p>
        </w:tc>
        <w:tc>
          <w:tcPr>
            <w:tcW w:w="7545" w:type="dxa"/>
            <w:shd w:val="clear" w:color="auto" w:fill="FFFF00"/>
            <w:tcMar>
              <w:top w:w="100" w:type="dxa"/>
              <w:left w:w="100" w:type="dxa"/>
              <w:bottom w:w="100" w:type="dxa"/>
              <w:right w:w="100" w:type="dxa"/>
            </w:tcMar>
          </w:tcPr>
          <w:p w14:paraId="107A619B" w14:textId="7146AD5F" w:rsidR="006B458C" w:rsidRDefault="003502B4">
            <w:pPr>
              <w:widowControl w:val="0"/>
            </w:pPr>
            <w:r>
              <w:t>SQL Injection payload used to bypass website authentication process</w:t>
            </w:r>
          </w:p>
        </w:tc>
      </w:tr>
      <w:tr w:rsidR="006B458C" w14:paraId="2AF68896" w14:textId="77777777">
        <w:tc>
          <w:tcPr>
            <w:tcW w:w="1815" w:type="dxa"/>
            <w:shd w:val="clear" w:color="auto" w:fill="auto"/>
            <w:vAlign w:val="center"/>
          </w:tcPr>
          <w:p w14:paraId="78972A78" w14:textId="77777777" w:rsidR="006B458C" w:rsidRDefault="00000000">
            <w:pPr>
              <w:jc w:val="center"/>
            </w:pPr>
            <w:r>
              <w:rPr>
                <w:b/>
              </w:rPr>
              <w:t>Images</w:t>
            </w:r>
          </w:p>
        </w:tc>
        <w:tc>
          <w:tcPr>
            <w:tcW w:w="7545" w:type="dxa"/>
            <w:shd w:val="clear" w:color="auto" w:fill="FFFF00"/>
            <w:tcMar>
              <w:top w:w="100" w:type="dxa"/>
              <w:left w:w="100" w:type="dxa"/>
              <w:bottom w:w="100" w:type="dxa"/>
              <w:right w:w="100" w:type="dxa"/>
            </w:tcMar>
          </w:tcPr>
          <w:p w14:paraId="5A452DAF" w14:textId="210F14AF" w:rsidR="006B458C" w:rsidRDefault="003502B4">
            <w:pPr>
              <w:widowControl w:val="0"/>
            </w:pPr>
            <w:r>
              <w:t xml:space="preserve"> </w:t>
            </w:r>
            <w:r w:rsidR="003817BD" w:rsidRPr="00E23584">
              <w:rPr>
                <w:noProof/>
              </w:rPr>
              <w:drawing>
                <wp:inline distT="0" distB="0" distL="0" distR="0" wp14:anchorId="5A99431B" wp14:editId="44B0523A">
                  <wp:extent cx="5000497" cy="2743200"/>
                  <wp:effectExtent l="0" t="0" r="0" b="0"/>
                  <wp:docPr id="20476717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72913" name="Picture 1" descr="A screenshot of a computer&#10;&#10;Description automatically generated"/>
                          <pic:cNvPicPr/>
                        </pic:nvPicPr>
                        <pic:blipFill>
                          <a:blip r:embed="rId11"/>
                          <a:stretch>
                            <a:fillRect/>
                          </a:stretch>
                        </pic:blipFill>
                        <pic:spPr>
                          <a:xfrm>
                            <a:off x="0" y="0"/>
                            <a:ext cx="5069253" cy="2780919"/>
                          </a:xfrm>
                          <a:prstGeom prst="rect">
                            <a:avLst/>
                          </a:prstGeom>
                        </pic:spPr>
                      </pic:pic>
                    </a:graphicData>
                  </a:graphic>
                </wp:inline>
              </w:drawing>
            </w:r>
          </w:p>
        </w:tc>
      </w:tr>
      <w:tr w:rsidR="006B458C" w14:paraId="5D23F5E9" w14:textId="77777777">
        <w:tc>
          <w:tcPr>
            <w:tcW w:w="1815" w:type="dxa"/>
            <w:shd w:val="clear" w:color="auto" w:fill="auto"/>
            <w:vAlign w:val="center"/>
          </w:tcPr>
          <w:p w14:paraId="4EE2BF8D" w14:textId="77777777" w:rsidR="006B458C" w:rsidRDefault="00000000">
            <w:pPr>
              <w:jc w:val="center"/>
            </w:pPr>
            <w:r>
              <w:rPr>
                <w:b/>
              </w:rPr>
              <w:t>Affected Hosts</w:t>
            </w:r>
          </w:p>
        </w:tc>
        <w:tc>
          <w:tcPr>
            <w:tcW w:w="7545" w:type="dxa"/>
            <w:shd w:val="clear" w:color="auto" w:fill="FFFF00"/>
            <w:tcMar>
              <w:top w:w="100" w:type="dxa"/>
              <w:left w:w="100" w:type="dxa"/>
              <w:bottom w:w="100" w:type="dxa"/>
              <w:right w:w="100" w:type="dxa"/>
            </w:tcMar>
          </w:tcPr>
          <w:p w14:paraId="6BDB74FD" w14:textId="6183A77C" w:rsidR="006B458C" w:rsidRDefault="003502B4">
            <w:pPr>
              <w:widowControl w:val="0"/>
            </w:pPr>
            <w:r>
              <w:t>192.168.14.35</w:t>
            </w:r>
          </w:p>
        </w:tc>
      </w:tr>
      <w:tr w:rsidR="006B458C" w14:paraId="2785F8AD" w14:textId="77777777">
        <w:tc>
          <w:tcPr>
            <w:tcW w:w="1815" w:type="dxa"/>
            <w:shd w:val="clear" w:color="auto" w:fill="auto"/>
            <w:vAlign w:val="center"/>
          </w:tcPr>
          <w:p w14:paraId="479DC9FB" w14:textId="77777777" w:rsidR="006B458C" w:rsidRDefault="00000000">
            <w:pPr>
              <w:jc w:val="center"/>
            </w:pPr>
            <w:r>
              <w:rPr>
                <w:b/>
              </w:rPr>
              <w:t>Remediation</w:t>
            </w:r>
            <w:r>
              <w:t xml:space="preserve"> </w:t>
            </w:r>
          </w:p>
        </w:tc>
        <w:tc>
          <w:tcPr>
            <w:tcW w:w="7545" w:type="dxa"/>
            <w:shd w:val="clear" w:color="auto" w:fill="FFFF00"/>
            <w:tcMar>
              <w:top w:w="100" w:type="dxa"/>
              <w:left w:w="100" w:type="dxa"/>
              <w:bottom w:w="100" w:type="dxa"/>
              <w:right w:w="100" w:type="dxa"/>
            </w:tcMar>
          </w:tcPr>
          <w:p w14:paraId="0B5A6FF6" w14:textId="619D2E8E" w:rsidR="006B458C" w:rsidRDefault="009B5AAE">
            <w:pPr>
              <w:widowControl w:val="0"/>
            </w:pPr>
            <w:r>
              <w:t xml:space="preserve">Employ strict Input Validation processes, Audit system continuously, Patch Management. </w:t>
            </w:r>
          </w:p>
        </w:tc>
      </w:tr>
    </w:tbl>
    <w:p w14:paraId="59A1C330" w14:textId="77777777" w:rsidR="006B458C" w:rsidRDefault="006B458C"/>
    <w:p w14:paraId="2DC9E713" w14:textId="77777777" w:rsidR="006B458C" w:rsidRDefault="006B458C"/>
    <w:tbl>
      <w:tblPr>
        <w:tblStyle w:val="a8"/>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15"/>
        <w:gridCol w:w="7545"/>
      </w:tblGrid>
      <w:tr w:rsidR="006B458C" w14:paraId="1B7F2BF7" w14:textId="77777777">
        <w:tc>
          <w:tcPr>
            <w:tcW w:w="1815" w:type="dxa"/>
            <w:shd w:val="clear" w:color="auto" w:fill="003366"/>
            <w:tcMar>
              <w:top w:w="100" w:type="dxa"/>
              <w:left w:w="100" w:type="dxa"/>
              <w:bottom w:w="100" w:type="dxa"/>
              <w:right w:w="100" w:type="dxa"/>
            </w:tcMar>
          </w:tcPr>
          <w:p w14:paraId="35B28730" w14:textId="77777777" w:rsidR="006B458C" w:rsidRDefault="00000000">
            <w:pPr>
              <w:widowControl w:val="0"/>
              <w:jc w:val="center"/>
              <w:rPr>
                <w:b/>
                <w:color w:val="FFFFFF"/>
              </w:rPr>
            </w:pPr>
            <w:r>
              <w:rPr>
                <w:b/>
                <w:color w:val="FFFFFF"/>
              </w:rPr>
              <w:t>Vulnerability 3</w:t>
            </w:r>
          </w:p>
        </w:tc>
        <w:tc>
          <w:tcPr>
            <w:tcW w:w="7545" w:type="dxa"/>
            <w:shd w:val="clear" w:color="auto" w:fill="003366"/>
            <w:tcMar>
              <w:top w:w="100" w:type="dxa"/>
              <w:left w:w="100" w:type="dxa"/>
              <w:bottom w:w="100" w:type="dxa"/>
              <w:right w:w="100" w:type="dxa"/>
            </w:tcMar>
          </w:tcPr>
          <w:p w14:paraId="1CF91AA0" w14:textId="77777777" w:rsidR="006B458C" w:rsidRDefault="00000000">
            <w:pPr>
              <w:widowControl w:val="0"/>
              <w:jc w:val="center"/>
              <w:rPr>
                <w:b/>
                <w:color w:val="FFFFFF"/>
              </w:rPr>
            </w:pPr>
            <w:r>
              <w:rPr>
                <w:b/>
                <w:color w:val="FFFFFF"/>
              </w:rPr>
              <w:t>Findings</w:t>
            </w:r>
          </w:p>
        </w:tc>
      </w:tr>
      <w:tr w:rsidR="006B458C" w14:paraId="1476DB38" w14:textId="77777777">
        <w:tc>
          <w:tcPr>
            <w:tcW w:w="1815" w:type="dxa"/>
            <w:shd w:val="clear" w:color="auto" w:fill="auto"/>
            <w:vAlign w:val="center"/>
          </w:tcPr>
          <w:p w14:paraId="78C67346" w14:textId="77777777" w:rsidR="006B458C" w:rsidRDefault="00000000">
            <w:pPr>
              <w:jc w:val="center"/>
              <w:rPr>
                <w:b/>
              </w:rPr>
            </w:pPr>
            <w:r>
              <w:rPr>
                <w:b/>
              </w:rPr>
              <w:t>Title</w:t>
            </w:r>
          </w:p>
        </w:tc>
        <w:tc>
          <w:tcPr>
            <w:tcW w:w="7545" w:type="dxa"/>
            <w:shd w:val="clear" w:color="auto" w:fill="FFFF00"/>
            <w:tcMar>
              <w:top w:w="100" w:type="dxa"/>
              <w:left w:w="100" w:type="dxa"/>
              <w:bottom w:w="100" w:type="dxa"/>
              <w:right w:w="100" w:type="dxa"/>
            </w:tcMar>
          </w:tcPr>
          <w:p w14:paraId="70414EBF" w14:textId="38A5B0F0" w:rsidR="006B458C" w:rsidRDefault="00086E0B">
            <w:pPr>
              <w:widowControl w:val="0"/>
            </w:pPr>
            <w:r>
              <w:t xml:space="preserve">Command Line Injection </w:t>
            </w:r>
            <w:r w:rsidR="009523C6">
              <w:t>Vulnerability</w:t>
            </w:r>
            <w:r>
              <w:t xml:space="preserve"> </w:t>
            </w:r>
          </w:p>
        </w:tc>
      </w:tr>
      <w:tr w:rsidR="006B458C" w14:paraId="112B2212" w14:textId="77777777">
        <w:tc>
          <w:tcPr>
            <w:tcW w:w="1815" w:type="dxa"/>
            <w:shd w:val="clear" w:color="auto" w:fill="auto"/>
            <w:vAlign w:val="center"/>
          </w:tcPr>
          <w:p w14:paraId="2EC4A120" w14:textId="77777777" w:rsidR="006B458C" w:rsidRDefault="00000000">
            <w:pPr>
              <w:jc w:val="center"/>
            </w:pPr>
            <w:r>
              <w:rPr>
                <w:b/>
              </w:rPr>
              <w:t xml:space="preserve">Type (Web app / Linux OS / </w:t>
            </w:r>
            <w:proofErr w:type="spellStart"/>
            <w:r>
              <w:rPr>
                <w:b/>
              </w:rPr>
              <w:t>WIndows</w:t>
            </w:r>
            <w:proofErr w:type="spellEnd"/>
            <w:r>
              <w:rPr>
                <w:b/>
              </w:rPr>
              <w:t xml:space="preserve"> OS)</w:t>
            </w:r>
          </w:p>
        </w:tc>
        <w:tc>
          <w:tcPr>
            <w:tcW w:w="7545" w:type="dxa"/>
            <w:shd w:val="clear" w:color="auto" w:fill="FFFF00"/>
            <w:tcMar>
              <w:top w:w="100" w:type="dxa"/>
              <w:left w:w="100" w:type="dxa"/>
              <w:bottom w:w="100" w:type="dxa"/>
              <w:right w:w="100" w:type="dxa"/>
            </w:tcMar>
          </w:tcPr>
          <w:p w14:paraId="486621CA" w14:textId="6947C481" w:rsidR="006B458C" w:rsidRDefault="009523C6">
            <w:pPr>
              <w:widowControl w:val="0"/>
            </w:pPr>
            <w:r>
              <w:t>Web</w:t>
            </w:r>
            <w:r w:rsidR="00890890">
              <w:t xml:space="preserve"> Application</w:t>
            </w:r>
          </w:p>
        </w:tc>
      </w:tr>
      <w:tr w:rsidR="006B458C" w14:paraId="4A4CC087" w14:textId="77777777">
        <w:tc>
          <w:tcPr>
            <w:tcW w:w="1815" w:type="dxa"/>
            <w:shd w:val="clear" w:color="auto" w:fill="auto"/>
            <w:vAlign w:val="center"/>
          </w:tcPr>
          <w:p w14:paraId="3EC6BE4B" w14:textId="77777777" w:rsidR="006B458C" w:rsidRDefault="00000000">
            <w:pPr>
              <w:jc w:val="center"/>
            </w:pPr>
            <w:r>
              <w:rPr>
                <w:b/>
              </w:rPr>
              <w:t>Risk Rating</w:t>
            </w:r>
          </w:p>
        </w:tc>
        <w:tc>
          <w:tcPr>
            <w:tcW w:w="7545" w:type="dxa"/>
            <w:shd w:val="clear" w:color="auto" w:fill="FFFF00"/>
            <w:tcMar>
              <w:top w:w="100" w:type="dxa"/>
              <w:left w:w="100" w:type="dxa"/>
              <w:bottom w:w="100" w:type="dxa"/>
              <w:right w:w="100" w:type="dxa"/>
            </w:tcMar>
          </w:tcPr>
          <w:p w14:paraId="697F0E19" w14:textId="5DB90378" w:rsidR="006B458C" w:rsidRDefault="009523C6">
            <w:pPr>
              <w:widowControl w:val="0"/>
            </w:pPr>
            <w:r>
              <w:t xml:space="preserve">Critical </w:t>
            </w:r>
          </w:p>
        </w:tc>
      </w:tr>
      <w:tr w:rsidR="006B458C" w14:paraId="75E6A5DB" w14:textId="77777777">
        <w:tc>
          <w:tcPr>
            <w:tcW w:w="1815" w:type="dxa"/>
            <w:shd w:val="clear" w:color="auto" w:fill="auto"/>
            <w:vAlign w:val="center"/>
          </w:tcPr>
          <w:p w14:paraId="7D82E703" w14:textId="77777777" w:rsidR="006B458C" w:rsidRDefault="00000000">
            <w:pPr>
              <w:jc w:val="center"/>
            </w:pPr>
            <w:r>
              <w:rPr>
                <w:b/>
              </w:rPr>
              <w:t>Description</w:t>
            </w:r>
          </w:p>
        </w:tc>
        <w:tc>
          <w:tcPr>
            <w:tcW w:w="7545" w:type="dxa"/>
            <w:shd w:val="clear" w:color="auto" w:fill="FFFF00"/>
            <w:tcMar>
              <w:top w:w="100" w:type="dxa"/>
              <w:left w:w="100" w:type="dxa"/>
              <w:bottom w:w="100" w:type="dxa"/>
              <w:right w:w="100" w:type="dxa"/>
            </w:tcMar>
          </w:tcPr>
          <w:p w14:paraId="21E5547B" w14:textId="31D29252" w:rsidR="006B458C" w:rsidRDefault="000F6B5F">
            <w:pPr>
              <w:widowControl w:val="0"/>
            </w:pPr>
            <w:r>
              <w:t xml:space="preserve">Command </w:t>
            </w:r>
            <w:r w:rsidR="009523C6">
              <w:t xml:space="preserve">Injection </w:t>
            </w:r>
            <w:r w:rsidR="00E17D8B">
              <w:t>allows</w:t>
            </w:r>
            <w:r>
              <w:t xml:space="preserve"> access to the </w:t>
            </w:r>
            <w:r w:rsidR="009523C6">
              <w:t xml:space="preserve">O/S </w:t>
            </w:r>
            <w:r>
              <w:t xml:space="preserve">and able to execute various system commands. </w:t>
            </w:r>
          </w:p>
        </w:tc>
      </w:tr>
      <w:tr w:rsidR="006B458C" w14:paraId="281E0155" w14:textId="77777777">
        <w:tc>
          <w:tcPr>
            <w:tcW w:w="1815" w:type="dxa"/>
            <w:shd w:val="clear" w:color="auto" w:fill="auto"/>
            <w:vAlign w:val="center"/>
          </w:tcPr>
          <w:p w14:paraId="2C75C516" w14:textId="77777777" w:rsidR="006B458C" w:rsidRDefault="00000000">
            <w:pPr>
              <w:jc w:val="center"/>
            </w:pPr>
            <w:r>
              <w:rPr>
                <w:b/>
              </w:rPr>
              <w:t>Images</w:t>
            </w:r>
          </w:p>
        </w:tc>
        <w:tc>
          <w:tcPr>
            <w:tcW w:w="7545" w:type="dxa"/>
            <w:shd w:val="clear" w:color="auto" w:fill="FFFF00"/>
            <w:tcMar>
              <w:top w:w="100" w:type="dxa"/>
              <w:left w:w="100" w:type="dxa"/>
              <w:bottom w:w="100" w:type="dxa"/>
              <w:right w:w="100" w:type="dxa"/>
            </w:tcMar>
          </w:tcPr>
          <w:p w14:paraId="3D16A0A7" w14:textId="0DA1BF4F" w:rsidR="006B458C" w:rsidRDefault="009523C6">
            <w:pPr>
              <w:widowControl w:val="0"/>
            </w:pPr>
            <w:r>
              <w:t>See Above</w:t>
            </w:r>
          </w:p>
        </w:tc>
      </w:tr>
      <w:tr w:rsidR="009523C6" w14:paraId="3696405F" w14:textId="77777777">
        <w:tc>
          <w:tcPr>
            <w:tcW w:w="1815" w:type="dxa"/>
            <w:shd w:val="clear" w:color="auto" w:fill="auto"/>
            <w:vAlign w:val="center"/>
          </w:tcPr>
          <w:p w14:paraId="2225EB7A" w14:textId="77777777" w:rsidR="009523C6" w:rsidRDefault="009523C6" w:rsidP="009523C6">
            <w:pPr>
              <w:jc w:val="center"/>
            </w:pPr>
            <w:r>
              <w:rPr>
                <w:b/>
              </w:rPr>
              <w:t>Affected Hosts</w:t>
            </w:r>
          </w:p>
        </w:tc>
        <w:tc>
          <w:tcPr>
            <w:tcW w:w="7545" w:type="dxa"/>
            <w:shd w:val="clear" w:color="auto" w:fill="FFFF00"/>
            <w:tcMar>
              <w:top w:w="100" w:type="dxa"/>
              <w:left w:w="100" w:type="dxa"/>
              <w:bottom w:w="100" w:type="dxa"/>
              <w:right w:w="100" w:type="dxa"/>
            </w:tcMar>
          </w:tcPr>
          <w:p w14:paraId="23C779BE" w14:textId="7414304B" w:rsidR="009523C6" w:rsidRDefault="009523C6" w:rsidP="009523C6">
            <w:pPr>
              <w:widowControl w:val="0"/>
              <w:tabs>
                <w:tab w:val="left" w:pos="1930"/>
              </w:tabs>
            </w:pPr>
            <w:r>
              <w:t>192.168.14.35</w:t>
            </w:r>
          </w:p>
        </w:tc>
      </w:tr>
      <w:tr w:rsidR="009523C6" w14:paraId="1C98F6A4" w14:textId="77777777">
        <w:tc>
          <w:tcPr>
            <w:tcW w:w="1815" w:type="dxa"/>
            <w:shd w:val="clear" w:color="auto" w:fill="auto"/>
            <w:vAlign w:val="center"/>
          </w:tcPr>
          <w:p w14:paraId="3D3047E4" w14:textId="77777777" w:rsidR="009523C6" w:rsidRDefault="009523C6" w:rsidP="009523C6">
            <w:pPr>
              <w:jc w:val="center"/>
            </w:pPr>
            <w:r>
              <w:rPr>
                <w:b/>
              </w:rPr>
              <w:t>Remediation</w:t>
            </w:r>
            <w:r>
              <w:t xml:space="preserve"> </w:t>
            </w:r>
          </w:p>
        </w:tc>
        <w:tc>
          <w:tcPr>
            <w:tcW w:w="7545" w:type="dxa"/>
            <w:shd w:val="clear" w:color="auto" w:fill="FFFF00"/>
            <w:tcMar>
              <w:top w:w="100" w:type="dxa"/>
              <w:left w:w="100" w:type="dxa"/>
              <w:bottom w:w="100" w:type="dxa"/>
              <w:right w:w="100" w:type="dxa"/>
            </w:tcMar>
          </w:tcPr>
          <w:p w14:paraId="0042C555" w14:textId="77AB71F1" w:rsidR="009523C6" w:rsidRDefault="009523C6" w:rsidP="009523C6">
            <w:pPr>
              <w:widowControl w:val="0"/>
            </w:pPr>
            <w:r>
              <w:t xml:space="preserve">Input Validation, Patch Management, </w:t>
            </w:r>
          </w:p>
        </w:tc>
      </w:tr>
    </w:tbl>
    <w:p w14:paraId="333AC43A" w14:textId="77777777" w:rsidR="006B458C" w:rsidRDefault="006B458C"/>
    <w:p w14:paraId="7086B458" w14:textId="77777777" w:rsidR="006B458C" w:rsidRDefault="006B458C"/>
    <w:tbl>
      <w:tblPr>
        <w:tblStyle w:val="a9"/>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15"/>
        <w:gridCol w:w="7545"/>
      </w:tblGrid>
      <w:tr w:rsidR="006B458C" w14:paraId="42FAB182" w14:textId="77777777">
        <w:tc>
          <w:tcPr>
            <w:tcW w:w="1815" w:type="dxa"/>
            <w:shd w:val="clear" w:color="auto" w:fill="003366"/>
            <w:tcMar>
              <w:top w:w="100" w:type="dxa"/>
              <w:left w:w="100" w:type="dxa"/>
              <w:bottom w:w="100" w:type="dxa"/>
              <w:right w:w="100" w:type="dxa"/>
            </w:tcMar>
          </w:tcPr>
          <w:p w14:paraId="7AC1748C" w14:textId="77777777" w:rsidR="006B458C" w:rsidRDefault="00000000">
            <w:pPr>
              <w:widowControl w:val="0"/>
              <w:jc w:val="center"/>
              <w:rPr>
                <w:b/>
                <w:color w:val="FFFFFF"/>
              </w:rPr>
            </w:pPr>
            <w:r>
              <w:rPr>
                <w:b/>
                <w:color w:val="FFFFFF"/>
              </w:rPr>
              <w:t>Vulnerability 4</w:t>
            </w:r>
          </w:p>
        </w:tc>
        <w:tc>
          <w:tcPr>
            <w:tcW w:w="7545" w:type="dxa"/>
            <w:shd w:val="clear" w:color="auto" w:fill="003366"/>
            <w:tcMar>
              <w:top w:w="100" w:type="dxa"/>
              <w:left w:w="100" w:type="dxa"/>
              <w:bottom w:w="100" w:type="dxa"/>
              <w:right w:w="100" w:type="dxa"/>
            </w:tcMar>
          </w:tcPr>
          <w:p w14:paraId="6AA1244E" w14:textId="77777777" w:rsidR="006B458C" w:rsidRDefault="00000000">
            <w:pPr>
              <w:widowControl w:val="0"/>
              <w:jc w:val="center"/>
              <w:rPr>
                <w:b/>
                <w:color w:val="FFFFFF"/>
              </w:rPr>
            </w:pPr>
            <w:r>
              <w:rPr>
                <w:b/>
                <w:color w:val="FFFFFF"/>
              </w:rPr>
              <w:t>Findings</w:t>
            </w:r>
          </w:p>
        </w:tc>
      </w:tr>
      <w:tr w:rsidR="006B458C" w14:paraId="3EA54ECB" w14:textId="77777777">
        <w:tc>
          <w:tcPr>
            <w:tcW w:w="1815" w:type="dxa"/>
            <w:shd w:val="clear" w:color="auto" w:fill="auto"/>
            <w:vAlign w:val="center"/>
          </w:tcPr>
          <w:p w14:paraId="267894A8" w14:textId="77777777" w:rsidR="006B458C" w:rsidRDefault="00000000">
            <w:pPr>
              <w:jc w:val="center"/>
              <w:rPr>
                <w:b/>
              </w:rPr>
            </w:pPr>
            <w:r>
              <w:rPr>
                <w:b/>
              </w:rPr>
              <w:t>Title</w:t>
            </w:r>
          </w:p>
        </w:tc>
        <w:tc>
          <w:tcPr>
            <w:tcW w:w="7545" w:type="dxa"/>
            <w:shd w:val="clear" w:color="auto" w:fill="FFFF00"/>
            <w:tcMar>
              <w:top w:w="100" w:type="dxa"/>
              <w:left w:w="100" w:type="dxa"/>
              <w:bottom w:w="100" w:type="dxa"/>
              <w:right w:w="100" w:type="dxa"/>
            </w:tcMar>
          </w:tcPr>
          <w:p w14:paraId="7AEBAEFE" w14:textId="0F02769F" w:rsidR="006B458C" w:rsidRDefault="00380072">
            <w:pPr>
              <w:widowControl w:val="0"/>
            </w:pPr>
            <w:r>
              <w:t>Password Guessing/Brute Force</w:t>
            </w:r>
          </w:p>
        </w:tc>
      </w:tr>
      <w:tr w:rsidR="006B458C" w14:paraId="47A88645" w14:textId="77777777">
        <w:tc>
          <w:tcPr>
            <w:tcW w:w="1815" w:type="dxa"/>
            <w:shd w:val="clear" w:color="auto" w:fill="auto"/>
            <w:vAlign w:val="center"/>
          </w:tcPr>
          <w:p w14:paraId="66CC99C9" w14:textId="77777777" w:rsidR="006B458C" w:rsidRDefault="00000000">
            <w:pPr>
              <w:jc w:val="center"/>
            </w:pPr>
            <w:r>
              <w:rPr>
                <w:b/>
              </w:rPr>
              <w:t xml:space="preserve">Type (Web app / Linux OS / </w:t>
            </w:r>
            <w:proofErr w:type="spellStart"/>
            <w:r>
              <w:rPr>
                <w:b/>
              </w:rPr>
              <w:t>WIndows</w:t>
            </w:r>
            <w:proofErr w:type="spellEnd"/>
            <w:r>
              <w:rPr>
                <w:b/>
              </w:rPr>
              <w:t xml:space="preserve"> OS)</w:t>
            </w:r>
          </w:p>
        </w:tc>
        <w:tc>
          <w:tcPr>
            <w:tcW w:w="7545" w:type="dxa"/>
            <w:shd w:val="clear" w:color="auto" w:fill="FFFF00"/>
            <w:tcMar>
              <w:top w:w="100" w:type="dxa"/>
              <w:left w:w="100" w:type="dxa"/>
              <w:bottom w:w="100" w:type="dxa"/>
              <w:right w:w="100" w:type="dxa"/>
            </w:tcMar>
          </w:tcPr>
          <w:p w14:paraId="52349E44" w14:textId="6B50AC5B" w:rsidR="006B458C" w:rsidRDefault="006C4E6A">
            <w:pPr>
              <w:widowControl w:val="0"/>
            </w:pPr>
            <w:r>
              <w:t>Web Application</w:t>
            </w:r>
          </w:p>
        </w:tc>
      </w:tr>
      <w:tr w:rsidR="006B458C" w14:paraId="5767E11E" w14:textId="77777777">
        <w:tc>
          <w:tcPr>
            <w:tcW w:w="1815" w:type="dxa"/>
            <w:shd w:val="clear" w:color="auto" w:fill="auto"/>
            <w:vAlign w:val="center"/>
          </w:tcPr>
          <w:p w14:paraId="2733F0AA" w14:textId="77777777" w:rsidR="006B458C" w:rsidRDefault="00000000">
            <w:pPr>
              <w:jc w:val="center"/>
            </w:pPr>
            <w:r>
              <w:rPr>
                <w:b/>
              </w:rPr>
              <w:t>Risk Rating</w:t>
            </w:r>
          </w:p>
        </w:tc>
        <w:tc>
          <w:tcPr>
            <w:tcW w:w="7545" w:type="dxa"/>
            <w:shd w:val="clear" w:color="auto" w:fill="FFFF00"/>
            <w:tcMar>
              <w:top w:w="100" w:type="dxa"/>
              <w:left w:w="100" w:type="dxa"/>
              <w:bottom w:w="100" w:type="dxa"/>
              <w:right w:w="100" w:type="dxa"/>
            </w:tcMar>
          </w:tcPr>
          <w:p w14:paraId="0EA47D4E" w14:textId="7AB39389" w:rsidR="006B458C" w:rsidRDefault="00380072">
            <w:pPr>
              <w:widowControl w:val="0"/>
            </w:pPr>
            <w:r>
              <w:t>High</w:t>
            </w:r>
          </w:p>
        </w:tc>
      </w:tr>
      <w:tr w:rsidR="006B458C" w14:paraId="306FA29D" w14:textId="77777777">
        <w:tc>
          <w:tcPr>
            <w:tcW w:w="1815" w:type="dxa"/>
            <w:shd w:val="clear" w:color="auto" w:fill="auto"/>
            <w:vAlign w:val="center"/>
          </w:tcPr>
          <w:p w14:paraId="47341630" w14:textId="77777777" w:rsidR="006B458C" w:rsidRDefault="00000000">
            <w:pPr>
              <w:jc w:val="center"/>
            </w:pPr>
            <w:r>
              <w:rPr>
                <w:b/>
              </w:rPr>
              <w:t>Description</w:t>
            </w:r>
          </w:p>
        </w:tc>
        <w:tc>
          <w:tcPr>
            <w:tcW w:w="7545" w:type="dxa"/>
            <w:shd w:val="clear" w:color="auto" w:fill="FFFF00"/>
            <w:tcMar>
              <w:top w:w="100" w:type="dxa"/>
              <w:left w:w="100" w:type="dxa"/>
              <w:bottom w:w="100" w:type="dxa"/>
              <w:right w:w="100" w:type="dxa"/>
            </w:tcMar>
          </w:tcPr>
          <w:p w14:paraId="3444048F" w14:textId="0FFCDB85" w:rsidR="006B458C" w:rsidRDefault="006C4E6A">
            <w:pPr>
              <w:widowControl w:val="0"/>
            </w:pPr>
            <w:r>
              <w:t xml:space="preserve">Brute Force Attack User Credentials </w:t>
            </w:r>
            <w:proofErr w:type="spellStart"/>
            <w:proofErr w:type="gramStart"/>
            <w:r>
              <w:t>melina:melina</w:t>
            </w:r>
            <w:proofErr w:type="spellEnd"/>
            <w:proofErr w:type="gramEnd"/>
          </w:p>
        </w:tc>
      </w:tr>
      <w:tr w:rsidR="006B458C" w14:paraId="7E66726A" w14:textId="77777777">
        <w:tc>
          <w:tcPr>
            <w:tcW w:w="1815" w:type="dxa"/>
            <w:shd w:val="clear" w:color="auto" w:fill="auto"/>
            <w:vAlign w:val="center"/>
          </w:tcPr>
          <w:p w14:paraId="45BE3182" w14:textId="77777777" w:rsidR="006B458C" w:rsidRDefault="00000000">
            <w:pPr>
              <w:jc w:val="center"/>
            </w:pPr>
            <w:r>
              <w:rPr>
                <w:b/>
              </w:rPr>
              <w:t>Images</w:t>
            </w:r>
          </w:p>
        </w:tc>
        <w:tc>
          <w:tcPr>
            <w:tcW w:w="7545" w:type="dxa"/>
            <w:shd w:val="clear" w:color="auto" w:fill="FFFF00"/>
            <w:tcMar>
              <w:top w:w="100" w:type="dxa"/>
              <w:left w:w="100" w:type="dxa"/>
              <w:bottom w:w="100" w:type="dxa"/>
              <w:right w:w="100" w:type="dxa"/>
            </w:tcMar>
          </w:tcPr>
          <w:p w14:paraId="2C7E2537" w14:textId="1040FFAB" w:rsidR="006B458C" w:rsidRDefault="006C4E6A">
            <w:pPr>
              <w:widowControl w:val="0"/>
            </w:pPr>
            <w:r w:rsidRPr="00AF465C">
              <w:rPr>
                <w:noProof/>
              </w:rPr>
              <w:drawing>
                <wp:inline distT="0" distB="0" distL="0" distR="0" wp14:anchorId="289CF999" wp14:editId="29201815">
                  <wp:extent cx="5943600" cy="4069715"/>
                  <wp:effectExtent l="0" t="0" r="0" b="6985"/>
                  <wp:docPr id="12969758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75809" name="Picture 1" descr="A screenshot of a computer&#10;&#10;Description automatically generated"/>
                          <pic:cNvPicPr/>
                        </pic:nvPicPr>
                        <pic:blipFill>
                          <a:blip r:embed="rId15"/>
                          <a:stretch>
                            <a:fillRect/>
                          </a:stretch>
                        </pic:blipFill>
                        <pic:spPr>
                          <a:xfrm>
                            <a:off x="0" y="0"/>
                            <a:ext cx="5943600" cy="4069715"/>
                          </a:xfrm>
                          <a:prstGeom prst="rect">
                            <a:avLst/>
                          </a:prstGeom>
                        </pic:spPr>
                      </pic:pic>
                    </a:graphicData>
                  </a:graphic>
                </wp:inline>
              </w:drawing>
            </w:r>
          </w:p>
        </w:tc>
      </w:tr>
      <w:tr w:rsidR="006B458C" w14:paraId="2C092AF2" w14:textId="77777777">
        <w:tc>
          <w:tcPr>
            <w:tcW w:w="1815" w:type="dxa"/>
            <w:shd w:val="clear" w:color="auto" w:fill="auto"/>
            <w:vAlign w:val="center"/>
          </w:tcPr>
          <w:p w14:paraId="3B4038A1" w14:textId="77777777" w:rsidR="006B458C" w:rsidRDefault="00000000">
            <w:pPr>
              <w:jc w:val="center"/>
            </w:pPr>
            <w:r>
              <w:rPr>
                <w:b/>
              </w:rPr>
              <w:t>Affected Hosts</w:t>
            </w:r>
          </w:p>
        </w:tc>
        <w:tc>
          <w:tcPr>
            <w:tcW w:w="7545" w:type="dxa"/>
            <w:shd w:val="clear" w:color="auto" w:fill="FFFF00"/>
            <w:tcMar>
              <w:top w:w="100" w:type="dxa"/>
              <w:left w:w="100" w:type="dxa"/>
              <w:bottom w:w="100" w:type="dxa"/>
              <w:right w:w="100" w:type="dxa"/>
            </w:tcMar>
          </w:tcPr>
          <w:p w14:paraId="29C95686" w14:textId="1EF2A667" w:rsidR="006B458C" w:rsidRDefault="000F6E24">
            <w:pPr>
              <w:widowControl w:val="0"/>
            </w:pPr>
            <w:r>
              <w:t xml:space="preserve">192.168.14.35 </w:t>
            </w:r>
            <w:proofErr w:type="spellStart"/>
            <w:r>
              <w:t>Login.PHP</w:t>
            </w:r>
            <w:proofErr w:type="spellEnd"/>
          </w:p>
        </w:tc>
      </w:tr>
      <w:tr w:rsidR="000F6E24" w14:paraId="057F6DF2" w14:textId="77777777">
        <w:tc>
          <w:tcPr>
            <w:tcW w:w="1815" w:type="dxa"/>
            <w:shd w:val="clear" w:color="auto" w:fill="auto"/>
            <w:vAlign w:val="center"/>
          </w:tcPr>
          <w:p w14:paraId="76C15EB3" w14:textId="77777777" w:rsidR="000F6E24" w:rsidRDefault="000F6E24" w:rsidP="000F6E24">
            <w:pPr>
              <w:jc w:val="center"/>
            </w:pPr>
            <w:r>
              <w:rPr>
                <w:b/>
              </w:rPr>
              <w:t>Remediation</w:t>
            </w:r>
            <w:r>
              <w:t xml:space="preserve"> </w:t>
            </w:r>
          </w:p>
        </w:tc>
        <w:tc>
          <w:tcPr>
            <w:tcW w:w="7545" w:type="dxa"/>
            <w:shd w:val="clear" w:color="auto" w:fill="FFFF00"/>
            <w:tcMar>
              <w:top w:w="100" w:type="dxa"/>
              <w:left w:w="100" w:type="dxa"/>
              <w:bottom w:w="100" w:type="dxa"/>
              <w:right w:w="100" w:type="dxa"/>
            </w:tcMar>
          </w:tcPr>
          <w:p w14:paraId="735B0298" w14:textId="2A15D5C2" w:rsidR="000F6E24" w:rsidRDefault="000F6E24" w:rsidP="000F6E24">
            <w:pPr>
              <w:widowControl w:val="0"/>
            </w:pPr>
            <w:r>
              <w:t xml:space="preserve">Input Validation, User Training, System Updates and Testing. </w:t>
            </w:r>
          </w:p>
        </w:tc>
      </w:tr>
    </w:tbl>
    <w:p w14:paraId="04A97F9C" w14:textId="77777777" w:rsidR="006B458C" w:rsidRDefault="006B458C"/>
    <w:p w14:paraId="75913AF7" w14:textId="77777777" w:rsidR="006B458C" w:rsidRDefault="006B458C"/>
    <w:tbl>
      <w:tblPr>
        <w:tblStyle w:val="a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15"/>
        <w:gridCol w:w="7545"/>
      </w:tblGrid>
      <w:tr w:rsidR="006B458C" w14:paraId="79A1D98D" w14:textId="77777777">
        <w:tc>
          <w:tcPr>
            <w:tcW w:w="1815" w:type="dxa"/>
            <w:shd w:val="clear" w:color="auto" w:fill="003366"/>
            <w:tcMar>
              <w:top w:w="100" w:type="dxa"/>
              <w:left w:w="100" w:type="dxa"/>
              <w:bottom w:w="100" w:type="dxa"/>
              <w:right w:w="100" w:type="dxa"/>
            </w:tcMar>
          </w:tcPr>
          <w:p w14:paraId="5F9017E1" w14:textId="77777777" w:rsidR="006B458C" w:rsidRDefault="00000000">
            <w:pPr>
              <w:widowControl w:val="0"/>
              <w:jc w:val="center"/>
              <w:rPr>
                <w:b/>
                <w:color w:val="FFFFFF"/>
              </w:rPr>
            </w:pPr>
            <w:r>
              <w:rPr>
                <w:b/>
                <w:color w:val="FFFFFF"/>
              </w:rPr>
              <w:t>Vulnerability 5</w:t>
            </w:r>
          </w:p>
        </w:tc>
        <w:tc>
          <w:tcPr>
            <w:tcW w:w="7545" w:type="dxa"/>
            <w:shd w:val="clear" w:color="auto" w:fill="003366"/>
            <w:tcMar>
              <w:top w:w="100" w:type="dxa"/>
              <w:left w:w="100" w:type="dxa"/>
              <w:bottom w:w="100" w:type="dxa"/>
              <w:right w:w="100" w:type="dxa"/>
            </w:tcMar>
          </w:tcPr>
          <w:p w14:paraId="35F10036" w14:textId="77777777" w:rsidR="006B458C" w:rsidRDefault="00000000">
            <w:pPr>
              <w:widowControl w:val="0"/>
              <w:jc w:val="center"/>
              <w:rPr>
                <w:b/>
                <w:color w:val="FFFFFF"/>
              </w:rPr>
            </w:pPr>
            <w:r>
              <w:rPr>
                <w:b/>
                <w:color w:val="FFFFFF"/>
              </w:rPr>
              <w:t>Findings</w:t>
            </w:r>
          </w:p>
        </w:tc>
      </w:tr>
      <w:tr w:rsidR="006B458C" w14:paraId="1E544A13" w14:textId="77777777">
        <w:tc>
          <w:tcPr>
            <w:tcW w:w="1815" w:type="dxa"/>
            <w:shd w:val="clear" w:color="auto" w:fill="auto"/>
            <w:vAlign w:val="center"/>
          </w:tcPr>
          <w:p w14:paraId="5123F06E" w14:textId="77777777" w:rsidR="006B458C" w:rsidRDefault="00000000">
            <w:pPr>
              <w:jc w:val="center"/>
              <w:rPr>
                <w:b/>
              </w:rPr>
            </w:pPr>
            <w:r>
              <w:rPr>
                <w:b/>
              </w:rPr>
              <w:t>Title</w:t>
            </w:r>
          </w:p>
        </w:tc>
        <w:tc>
          <w:tcPr>
            <w:tcW w:w="7545" w:type="dxa"/>
            <w:shd w:val="clear" w:color="auto" w:fill="FFFF00"/>
            <w:tcMar>
              <w:top w:w="100" w:type="dxa"/>
              <w:left w:w="100" w:type="dxa"/>
              <w:bottom w:w="100" w:type="dxa"/>
              <w:right w:w="100" w:type="dxa"/>
            </w:tcMar>
          </w:tcPr>
          <w:p w14:paraId="6ACB8FB0" w14:textId="04D5234D" w:rsidR="006B458C" w:rsidRDefault="001A631B">
            <w:pPr>
              <w:widowControl w:val="0"/>
            </w:pPr>
            <w:r>
              <w:t>Sensitive Data Exposure</w:t>
            </w:r>
          </w:p>
        </w:tc>
      </w:tr>
      <w:tr w:rsidR="006B458C" w14:paraId="52EDE68D" w14:textId="77777777">
        <w:tc>
          <w:tcPr>
            <w:tcW w:w="1815" w:type="dxa"/>
            <w:shd w:val="clear" w:color="auto" w:fill="auto"/>
            <w:vAlign w:val="center"/>
          </w:tcPr>
          <w:p w14:paraId="22AA8D8D" w14:textId="77777777" w:rsidR="006B458C" w:rsidRDefault="00000000">
            <w:pPr>
              <w:jc w:val="center"/>
            </w:pPr>
            <w:r>
              <w:rPr>
                <w:b/>
              </w:rPr>
              <w:t xml:space="preserve">Type (Web app / Linux OS / </w:t>
            </w:r>
            <w:proofErr w:type="spellStart"/>
            <w:r>
              <w:rPr>
                <w:b/>
              </w:rPr>
              <w:t>WIndows</w:t>
            </w:r>
            <w:proofErr w:type="spellEnd"/>
            <w:r>
              <w:rPr>
                <w:b/>
              </w:rPr>
              <w:t xml:space="preserve"> OS)</w:t>
            </w:r>
          </w:p>
        </w:tc>
        <w:tc>
          <w:tcPr>
            <w:tcW w:w="7545" w:type="dxa"/>
            <w:shd w:val="clear" w:color="auto" w:fill="FFFF00"/>
            <w:tcMar>
              <w:top w:w="100" w:type="dxa"/>
              <w:left w:w="100" w:type="dxa"/>
              <w:bottom w:w="100" w:type="dxa"/>
              <w:right w:w="100" w:type="dxa"/>
            </w:tcMar>
          </w:tcPr>
          <w:p w14:paraId="04051B1D" w14:textId="254F20B4" w:rsidR="006B458C" w:rsidRDefault="00E17D8B" w:rsidP="009008FA">
            <w:pPr>
              <w:widowControl w:val="0"/>
              <w:tabs>
                <w:tab w:val="left" w:pos="1333"/>
              </w:tabs>
            </w:pPr>
            <w:r>
              <w:t>Windows</w:t>
            </w:r>
            <w:r w:rsidR="00890890">
              <w:t xml:space="preserve"> Application</w:t>
            </w:r>
          </w:p>
        </w:tc>
      </w:tr>
      <w:tr w:rsidR="006B458C" w14:paraId="6B4E19E2" w14:textId="77777777">
        <w:tc>
          <w:tcPr>
            <w:tcW w:w="1815" w:type="dxa"/>
            <w:shd w:val="clear" w:color="auto" w:fill="auto"/>
            <w:vAlign w:val="center"/>
          </w:tcPr>
          <w:p w14:paraId="0BB27FD9" w14:textId="77777777" w:rsidR="006B458C" w:rsidRDefault="00000000">
            <w:pPr>
              <w:jc w:val="center"/>
            </w:pPr>
            <w:r>
              <w:rPr>
                <w:b/>
              </w:rPr>
              <w:t>Risk Rating</w:t>
            </w:r>
          </w:p>
        </w:tc>
        <w:tc>
          <w:tcPr>
            <w:tcW w:w="7545" w:type="dxa"/>
            <w:shd w:val="clear" w:color="auto" w:fill="FFFF00"/>
            <w:tcMar>
              <w:top w:w="100" w:type="dxa"/>
              <w:left w:w="100" w:type="dxa"/>
              <w:bottom w:w="100" w:type="dxa"/>
              <w:right w:w="100" w:type="dxa"/>
            </w:tcMar>
          </w:tcPr>
          <w:p w14:paraId="59DF6C64" w14:textId="5D50BB77" w:rsidR="006B458C" w:rsidRDefault="00EC11E7" w:rsidP="00EC11E7">
            <w:pPr>
              <w:widowControl w:val="0"/>
              <w:tabs>
                <w:tab w:val="left" w:pos="2350"/>
              </w:tabs>
            </w:pPr>
            <w:r>
              <w:t xml:space="preserve">Critical </w:t>
            </w:r>
          </w:p>
        </w:tc>
      </w:tr>
      <w:tr w:rsidR="006B458C" w14:paraId="3E0D5332" w14:textId="77777777">
        <w:tc>
          <w:tcPr>
            <w:tcW w:w="1815" w:type="dxa"/>
            <w:shd w:val="clear" w:color="auto" w:fill="auto"/>
            <w:vAlign w:val="center"/>
          </w:tcPr>
          <w:p w14:paraId="2E43DFF9" w14:textId="77777777" w:rsidR="006B458C" w:rsidRDefault="00000000">
            <w:pPr>
              <w:jc w:val="center"/>
            </w:pPr>
            <w:r>
              <w:rPr>
                <w:b/>
              </w:rPr>
              <w:t>Description</w:t>
            </w:r>
          </w:p>
        </w:tc>
        <w:tc>
          <w:tcPr>
            <w:tcW w:w="7545" w:type="dxa"/>
            <w:shd w:val="clear" w:color="auto" w:fill="FFFF00"/>
            <w:tcMar>
              <w:top w:w="100" w:type="dxa"/>
              <w:left w:w="100" w:type="dxa"/>
              <w:bottom w:w="100" w:type="dxa"/>
              <w:right w:w="100" w:type="dxa"/>
            </w:tcMar>
          </w:tcPr>
          <w:p w14:paraId="7CF42A72" w14:textId="3E8BB043" w:rsidR="006B458C" w:rsidRDefault="009844BD">
            <w:pPr>
              <w:widowControl w:val="0"/>
            </w:pPr>
            <w:r>
              <w:t xml:space="preserve">User Credentials found in the HTML source </w:t>
            </w:r>
            <w:proofErr w:type="spellStart"/>
            <w:proofErr w:type="gramStart"/>
            <w:r>
              <w:t>code.</w:t>
            </w:r>
            <w:r w:rsidR="001E296D">
              <w:t>dougquaid</w:t>
            </w:r>
            <w:proofErr w:type="gramEnd"/>
            <w:r w:rsidR="001E296D">
              <w:t>:kuato</w:t>
            </w:r>
            <w:proofErr w:type="spellEnd"/>
          </w:p>
        </w:tc>
      </w:tr>
      <w:tr w:rsidR="006B458C" w14:paraId="5586E5B9" w14:textId="77777777">
        <w:tc>
          <w:tcPr>
            <w:tcW w:w="1815" w:type="dxa"/>
            <w:shd w:val="clear" w:color="auto" w:fill="auto"/>
            <w:vAlign w:val="center"/>
          </w:tcPr>
          <w:p w14:paraId="203D81B4" w14:textId="77777777" w:rsidR="006B458C" w:rsidRDefault="00000000">
            <w:pPr>
              <w:jc w:val="center"/>
            </w:pPr>
            <w:r>
              <w:rPr>
                <w:b/>
              </w:rPr>
              <w:t>Images</w:t>
            </w:r>
          </w:p>
        </w:tc>
        <w:tc>
          <w:tcPr>
            <w:tcW w:w="7545" w:type="dxa"/>
            <w:shd w:val="clear" w:color="auto" w:fill="FFFF00"/>
            <w:tcMar>
              <w:top w:w="100" w:type="dxa"/>
              <w:left w:w="100" w:type="dxa"/>
              <w:bottom w:w="100" w:type="dxa"/>
              <w:right w:w="100" w:type="dxa"/>
            </w:tcMar>
          </w:tcPr>
          <w:p w14:paraId="72A59660" w14:textId="396646C1" w:rsidR="006B458C" w:rsidRDefault="001423D5">
            <w:pPr>
              <w:widowControl w:val="0"/>
            </w:pPr>
            <w:r w:rsidRPr="00E8753A">
              <w:rPr>
                <w:noProof/>
              </w:rPr>
              <w:drawing>
                <wp:inline distT="0" distB="0" distL="0" distR="0" wp14:anchorId="23B53348" wp14:editId="797D0A79">
                  <wp:extent cx="5086645" cy="3482939"/>
                  <wp:effectExtent l="0" t="0" r="0" b="3810"/>
                  <wp:docPr id="7074943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900198" name="Picture 1" descr="A screenshot of a computer&#10;&#10;Description automatically generated"/>
                          <pic:cNvPicPr/>
                        </pic:nvPicPr>
                        <pic:blipFill>
                          <a:blip r:embed="rId12"/>
                          <a:stretch>
                            <a:fillRect/>
                          </a:stretch>
                        </pic:blipFill>
                        <pic:spPr>
                          <a:xfrm>
                            <a:off x="0" y="0"/>
                            <a:ext cx="5100278" cy="3492274"/>
                          </a:xfrm>
                          <a:prstGeom prst="rect">
                            <a:avLst/>
                          </a:prstGeom>
                        </pic:spPr>
                      </pic:pic>
                    </a:graphicData>
                  </a:graphic>
                </wp:inline>
              </w:drawing>
            </w:r>
          </w:p>
        </w:tc>
      </w:tr>
      <w:tr w:rsidR="009844BD" w14:paraId="0FE51775" w14:textId="77777777">
        <w:tc>
          <w:tcPr>
            <w:tcW w:w="1815" w:type="dxa"/>
            <w:shd w:val="clear" w:color="auto" w:fill="auto"/>
            <w:vAlign w:val="center"/>
          </w:tcPr>
          <w:p w14:paraId="3327C5FF" w14:textId="77777777" w:rsidR="009844BD" w:rsidRDefault="009844BD" w:rsidP="009844BD">
            <w:pPr>
              <w:jc w:val="center"/>
            </w:pPr>
            <w:r>
              <w:rPr>
                <w:b/>
              </w:rPr>
              <w:t>Affected Hosts</w:t>
            </w:r>
          </w:p>
        </w:tc>
        <w:tc>
          <w:tcPr>
            <w:tcW w:w="7545" w:type="dxa"/>
            <w:shd w:val="clear" w:color="auto" w:fill="FFFF00"/>
            <w:tcMar>
              <w:top w:w="100" w:type="dxa"/>
              <w:left w:w="100" w:type="dxa"/>
              <w:bottom w:w="100" w:type="dxa"/>
              <w:right w:w="100" w:type="dxa"/>
            </w:tcMar>
          </w:tcPr>
          <w:p w14:paraId="17E38EAC" w14:textId="2FED4B81" w:rsidR="009844BD" w:rsidRDefault="009844BD" w:rsidP="009844BD">
            <w:pPr>
              <w:widowControl w:val="0"/>
            </w:pPr>
            <w:r>
              <w:t xml:space="preserve">192.168.14.35 </w:t>
            </w:r>
            <w:proofErr w:type="spellStart"/>
            <w:r>
              <w:t>Login</w:t>
            </w:r>
            <w:r w:rsidR="001A631B">
              <w:t>.PHP</w:t>
            </w:r>
            <w:proofErr w:type="spellEnd"/>
          </w:p>
        </w:tc>
      </w:tr>
      <w:tr w:rsidR="009844BD" w14:paraId="13B00FAF" w14:textId="77777777">
        <w:tc>
          <w:tcPr>
            <w:tcW w:w="1815" w:type="dxa"/>
            <w:shd w:val="clear" w:color="auto" w:fill="auto"/>
            <w:vAlign w:val="center"/>
          </w:tcPr>
          <w:p w14:paraId="62C1951B" w14:textId="77777777" w:rsidR="009844BD" w:rsidRDefault="009844BD" w:rsidP="009844BD">
            <w:pPr>
              <w:jc w:val="center"/>
            </w:pPr>
            <w:r>
              <w:rPr>
                <w:b/>
              </w:rPr>
              <w:t>Remediation</w:t>
            </w:r>
            <w:r>
              <w:t xml:space="preserve"> </w:t>
            </w:r>
          </w:p>
        </w:tc>
        <w:tc>
          <w:tcPr>
            <w:tcW w:w="7545" w:type="dxa"/>
            <w:shd w:val="clear" w:color="auto" w:fill="FFFF00"/>
            <w:tcMar>
              <w:top w:w="100" w:type="dxa"/>
              <w:left w:w="100" w:type="dxa"/>
              <w:bottom w:w="100" w:type="dxa"/>
              <w:right w:w="100" w:type="dxa"/>
            </w:tcMar>
          </w:tcPr>
          <w:p w14:paraId="37821017" w14:textId="229EF312" w:rsidR="009844BD" w:rsidRDefault="006F3860" w:rsidP="009844BD">
            <w:pPr>
              <w:widowControl w:val="0"/>
            </w:pPr>
            <w:r>
              <w:t xml:space="preserve">Input Validation, User Training, System Updates and Testing. </w:t>
            </w:r>
          </w:p>
        </w:tc>
      </w:tr>
    </w:tbl>
    <w:p w14:paraId="6456716E" w14:textId="77777777" w:rsidR="006B458C" w:rsidRDefault="006B458C"/>
    <w:p w14:paraId="634A8664" w14:textId="77777777" w:rsidR="006B458C" w:rsidRDefault="006B458C"/>
    <w:tbl>
      <w:tblPr>
        <w:tblStyle w:val="ab"/>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15"/>
        <w:gridCol w:w="7545"/>
      </w:tblGrid>
      <w:tr w:rsidR="006B458C" w14:paraId="0D6121EC" w14:textId="77777777">
        <w:tc>
          <w:tcPr>
            <w:tcW w:w="1815" w:type="dxa"/>
            <w:shd w:val="clear" w:color="auto" w:fill="003366"/>
            <w:tcMar>
              <w:top w:w="100" w:type="dxa"/>
              <w:left w:w="100" w:type="dxa"/>
              <w:bottom w:w="100" w:type="dxa"/>
              <w:right w:w="100" w:type="dxa"/>
            </w:tcMar>
          </w:tcPr>
          <w:p w14:paraId="3D1286B7" w14:textId="77777777" w:rsidR="006B458C" w:rsidRDefault="00000000">
            <w:pPr>
              <w:widowControl w:val="0"/>
              <w:jc w:val="center"/>
              <w:rPr>
                <w:b/>
                <w:color w:val="FFFFFF"/>
              </w:rPr>
            </w:pPr>
            <w:r>
              <w:rPr>
                <w:b/>
                <w:color w:val="FFFFFF"/>
              </w:rPr>
              <w:t>Vulnerability 6</w:t>
            </w:r>
          </w:p>
        </w:tc>
        <w:tc>
          <w:tcPr>
            <w:tcW w:w="7545" w:type="dxa"/>
            <w:shd w:val="clear" w:color="auto" w:fill="003366"/>
            <w:tcMar>
              <w:top w:w="100" w:type="dxa"/>
              <w:left w:w="100" w:type="dxa"/>
              <w:bottom w:w="100" w:type="dxa"/>
              <w:right w:w="100" w:type="dxa"/>
            </w:tcMar>
          </w:tcPr>
          <w:p w14:paraId="0AC6F2E6" w14:textId="77777777" w:rsidR="006B458C" w:rsidRDefault="00000000">
            <w:pPr>
              <w:widowControl w:val="0"/>
              <w:jc w:val="center"/>
              <w:rPr>
                <w:b/>
                <w:color w:val="FFFFFF"/>
              </w:rPr>
            </w:pPr>
            <w:r>
              <w:rPr>
                <w:b/>
                <w:color w:val="FFFFFF"/>
              </w:rPr>
              <w:t>Findings</w:t>
            </w:r>
          </w:p>
        </w:tc>
      </w:tr>
      <w:tr w:rsidR="006B458C" w14:paraId="5E5EC7A1" w14:textId="77777777">
        <w:tc>
          <w:tcPr>
            <w:tcW w:w="1815" w:type="dxa"/>
            <w:shd w:val="clear" w:color="auto" w:fill="auto"/>
            <w:vAlign w:val="center"/>
          </w:tcPr>
          <w:p w14:paraId="625F0F55" w14:textId="77777777" w:rsidR="006B458C" w:rsidRDefault="00000000">
            <w:pPr>
              <w:jc w:val="center"/>
              <w:rPr>
                <w:b/>
              </w:rPr>
            </w:pPr>
            <w:r>
              <w:rPr>
                <w:b/>
              </w:rPr>
              <w:t>Title</w:t>
            </w:r>
          </w:p>
        </w:tc>
        <w:tc>
          <w:tcPr>
            <w:tcW w:w="7545" w:type="dxa"/>
            <w:shd w:val="clear" w:color="auto" w:fill="FFFF00"/>
            <w:tcMar>
              <w:top w:w="100" w:type="dxa"/>
              <w:left w:w="100" w:type="dxa"/>
              <w:bottom w:w="100" w:type="dxa"/>
              <w:right w:w="100" w:type="dxa"/>
            </w:tcMar>
          </w:tcPr>
          <w:p w14:paraId="73DC1D59" w14:textId="4A6AD4F9" w:rsidR="006B458C" w:rsidRDefault="00D95939">
            <w:pPr>
              <w:widowControl w:val="0"/>
            </w:pPr>
            <w:r>
              <w:t xml:space="preserve">Apache Remote Control Execution </w:t>
            </w:r>
            <w:proofErr w:type="spellStart"/>
            <w:r>
              <w:t>Vuns</w:t>
            </w:r>
            <w:proofErr w:type="spellEnd"/>
          </w:p>
        </w:tc>
      </w:tr>
      <w:tr w:rsidR="006B458C" w14:paraId="5A7DB0BE" w14:textId="77777777">
        <w:tc>
          <w:tcPr>
            <w:tcW w:w="1815" w:type="dxa"/>
            <w:shd w:val="clear" w:color="auto" w:fill="auto"/>
            <w:vAlign w:val="center"/>
          </w:tcPr>
          <w:p w14:paraId="751D65B2" w14:textId="77777777" w:rsidR="006B458C" w:rsidRDefault="00000000">
            <w:pPr>
              <w:jc w:val="center"/>
            </w:pPr>
            <w:r>
              <w:rPr>
                <w:b/>
              </w:rPr>
              <w:t xml:space="preserve">Type (Web app / Linux OS / </w:t>
            </w:r>
            <w:proofErr w:type="spellStart"/>
            <w:r>
              <w:rPr>
                <w:b/>
              </w:rPr>
              <w:t>WIndows</w:t>
            </w:r>
            <w:proofErr w:type="spellEnd"/>
            <w:r>
              <w:rPr>
                <w:b/>
              </w:rPr>
              <w:t xml:space="preserve"> OS)</w:t>
            </w:r>
          </w:p>
        </w:tc>
        <w:tc>
          <w:tcPr>
            <w:tcW w:w="7545" w:type="dxa"/>
            <w:shd w:val="clear" w:color="auto" w:fill="FFFF00"/>
            <w:tcMar>
              <w:top w:w="100" w:type="dxa"/>
              <w:left w:w="100" w:type="dxa"/>
              <w:bottom w:w="100" w:type="dxa"/>
              <w:right w:w="100" w:type="dxa"/>
            </w:tcMar>
          </w:tcPr>
          <w:p w14:paraId="03D34153" w14:textId="540135FE" w:rsidR="006B458C" w:rsidRDefault="00D95939">
            <w:pPr>
              <w:widowControl w:val="0"/>
            </w:pPr>
            <w:r>
              <w:t>Linux OS.</w:t>
            </w:r>
          </w:p>
        </w:tc>
      </w:tr>
      <w:tr w:rsidR="006B458C" w14:paraId="6EA05BC1" w14:textId="77777777">
        <w:tc>
          <w:tcPr>
            <w:tcW w:w="1815" w:type="dxa"/>
            <w:shd w:val="clear" w:color="auto" w:fill="auto"/>
            <w:vAlign w:val="center"/>
          </w:tcPr>
          <w:p w14:paraId="22F24D94" w14:textId="77777777" w:rsidR="006B458C" w:rsidRDefault="00000000">
            <w:pPr>
              <w:jc w:val="center"/>
            </w:pPr>
            <w:r>
              <w:rPr>
                <w:b/>
              </w:rPr>
              <w:t>Risk Rating</w:t>
            </w:r>
          </w:p>
        </w:tc>
        <w:tc>
          <w:tcPr>
            <w:tcW w:w="7545" w:type="dxa"/>
            <w:shd w:val="clear" w:color="auto" w:fill="FFFF00"/>
            <w:tcMar>
              <w:top w:w="100" w:type="dxa"/>
              <w:left w:w="100" w:type="dxa"/>
              <w:bottom w:w="100" w:type="dxa"/>
              <w:right w:w="100" w:type="dxa"/>
            </w:tcMar>
          </w:tcPr>
          <w:p w14:paraId="4496F777" w14:textId="385FEB5A" w:rsidR="006B458C" w:rsidRDefault="00D95939">
            <w:pPr>
              <w:widowControl w:val="0"/>
            </w:pPr>
            <w:r>
              <w:t xml:space="preserve">Critical </w:t>
            </w:r>
          </w:p>
        </w:tc>
      </w:tr>
      <w:tr w:rsidR="006B458C" w14:paraId="21166719" w14:textId="77777777">
        <w:tc>
          <w:tcPr>
            <w:tcW w:w="1815" w:type="dxa"/>
            <w:shd w:val="clear" w:color="auto" w:fill="auto"/>
            <w:vAlign w:val="center"/>
          </w:tcPr>
          <w:p w14:paraId="18ECFEEA" w14:textId="77777777" w:rsidR="006B458C" w:rsidRDefault="00000000">
            <w:pPr>
              <w:jc w:val="center"/>
            </w:pPr>
            <w:r>
              <w:rPr>
                <w:b/>
              </w:rPr>
              <w:t>Description</w:t>
            </w:r>
          </w:p>
        </w:tc>
        <w:tc>
          <w:tcPr>
            <w:tcW w:w="7545" w:type="dxa"/>
            <w:shd w:val="clear" w:color="auto" w:fill="FFFF00"/>
            <w:tcMar>
              <w:top w:w="100" w:type="dxa"/>
              <w:left w:w="100" w:type="dxa"/>
              <w:bottom w:w="100" w:type="dxa"/>
              <w:right w:w="100" w:type="dxa"/>
            </w:tcMar>
          </w:tcPr>
          <w:p w14:paraId="56FC1DF7" w14:textId="4488C8CA" w:rsidR="006B458C" w:rsidRDefault="00D95939">
            <w:pPr>
              <w:widowControl w:val="0"/>
            </w:pPr>
            <w:r>
              <w:t xml:space="preserve">Found open port Apache Tomcat server, lead to RCE and was able to exploit and </w:t>
            </w:r>
            <w:proofErr w:type="gramStart"/>
            <w:r>
              <w:t>gain to</w:t>
            </w:r>
            <w:proofErr w:type="gramEnd"/>
            <w:r>
              <w:t xml:space="preserve"> root access.</w:t>
            </w:r>
          </w:p>
        </w:tc>
      </w:tr>
      <w:tr w:rsidR="006B458C" w14:paraId="752B7DDE" w14:textId="77777777">
        <w:tc>
          <w:tcPr>
            <w:tcW w:w="1815" w:type="dxa"/>
            <w:shd w:val="clear" w:color="auto" w:fill="auto"/>
            <w:vAlign w:val="center"/>
          </w:tcPr>
          <w:p w14:paraId="737DDFCE" w14:textId="77777777" w:rsidR="006B458C" w:rsidRDefault="00000000">
            <w:pPr>
              <w:jc w:val="center"/>
            </w:pPr>
            <w:r>
              <w:rPr>
                <w:b/>
              </w:rPr>
              <w:t>Images</w:t>
            </w:r>
          </w:p>
        </w:tc>
        <w:tc>
          <w:tcPr>
            <w:tcW w:w="7545" w:type="dxa"/>
            <w:shd w:val="clear" w:color="auto" w:fill="FFFF00"/>
            <w:tcMar>
              <w:top w:w="100" w:type="dxa"/>
              <w:left w:w="100" w:type="dxa"/>
              <w:bottom w:w="100" w:type="dxa"/>
              <w:right w:w="100" w:type="dxa"/>
            </w:tcMar>
          </w:tcPr>
          <w:p w14:paraId="3EFFC4BE" w14:textId="12D722A1" w:rsidR="006B458C" w:rsidRDefault="00D95939">
            <w:pPr>
              <w:widowControl w:val="0"/>
            </w:pPr>
            <w:r w:rsidRPr="00A06CA9">
              <w:rPr>
                <w:noProof/>
              </w:rPr>
              <w:drawing>
                <wp:inline distT="0" distB="0" distL="0" distR="0" wp14:anchorId="625835AE" wp14:editId="6D104114">
                  <wp:extent cx="5943600" cy="5755519"/>
                  <wp:effectExtent l="0" t="0" r="0" b="0"/>
                  <wp:docPr id="7641997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708048" name="Picture 1" descr="A screenshot of a computer&#10;&#10;Description automatically generated"/>
                          <pic:cNvPicPr/>
                        </pic:nvPicPr>
                        <pic:blipFill>
                          <a:blip r:embed="rId18"/>
                          <a:stretch>
                            <a:fillRect/>
                          </a:stretch>
                        </pic:blipFill>
                        <pic:spPr>
                          <a:xfrm>
                            <a:off x="0" y="0"/>
                            <a:ext cx="5943600" cy="5755519"/>
                          </a:xfrm>
                          <a:prstGeom prst="rect">
                            <a:avLst/>
                          </a:prstGeom>
                        </pic:spPr>
                      </pic:pic>
                    </a:graphicData>
                  </a:graphic>
                </wp:inline>
              </w:drawing>
            </w:r>
          </w:p>
        </w:tc>
      </w:tr>
      <w:tr w:rsidR="006B458C" w14:paraId="19CAAD54" w14:textId="77777777">
        <w:tc>
          <w:tcPr>
            <w:tcW w:w="1815" w:type="dxa"/>
            <w:shd w:val="clear" w:color="auto" w:fill="auto"/>
            <w:vAlign w:val="center"/>
          </w:tcPr>
          <w:p w14:paraId="2088AD7A" w14:textId="77777777" w:rsidR="006B458C" w:rsidRDefault="00000000">
            <w:pPr>
              <w:jc w:val="center"/>
            </w:pPr>
            <w:r>
              <w:rPr>
                <w:b/>
              </w:rPr>
              <w:t>Affected Hosts</w:t>
            </w:r>
          </w:p>
        </w:tc>
        <w:tc>
          <w:tcPr>
            <w:tcW w:w="7545" w:type="dxa"/>
            <w:shd w:val="clear" w:color="auto" w:fill="FFFF00"/>
            <w:tcMar>
              <w:top w:w="100" w:type="dxa"/>
              <w:left w:w="100" w:type="dxa"/>
              <w:bottom w:w="100" w:type="dxa"/>
              <w:right w:w="100" w:type="dxa"/>
            </w:tcMar>
          </w:tcPr>
          <w:p w14:paraId="3673F6AA" w14:textId="101FAAD6" w:rsidR="006B458C" w:rsidRDefault="00D95939">
            <w:pPr>
              <w:widowControl w:val="0"/>
            </w:pPr>
            <w:r>
              <w:t>192.168.13.12</w:t>
            </w:r>
          </w:p>
        </w:tc>
      </w:tr>
      <w:tr w:rsidR="006B458C" w14:paraId="02FF6009" w14:textId="77777777">
        <w:tc>
          <w:tcPr>
            <w:tcW w:w="1815" w:type="dxa"/>
            <w:shd w:val="clear" w:color="auto" w:fill="auto"/>
            <w:vAlign w:val="center"/>
          </w:tcPr>
          <w:p w14:paraId="0F6833A1" w14:textId="77777777" w:rsidR="006B458C" w:rsidRDefault="00000000">
            <w:pPr>
              <w:jc w:val="center"/>
            </w:pPr>
            <w:r>
              <w:rPr>
                <w:b/>
              </w:rPr>
              <w:t>Remediation</w:t>
            </w:r>
            <w:r>
              <w:t xml:space="preserve"> </w:t>
            </w:r>
          </w:p>
        </w:tc>
        <w:tc>
          <w:tcPr>
            <w:tcW w:w="7545" w:type="dxa"/>
            <w:shd w:val="clear" w:color="auto" w:fill="FFFF00"/>
            <w:tcMar>
              <w:top w:w="100" w:type="dxa"/>
              <w:left w:w="100" w:type="dxa"/>
              <w:bottom w:w="100" w:type="dxa"/>
              <w:right w:w="100" w:type="dxa"/>
            </w:tcMar>
          </w:tcPr>
          <w:p w14:paraId="2B915F3D" w14:textId="40FCA949" w:rsidR="006B458C" w:rsidRDefault="00FA2EB0">
            <w:pPr>
              <w:widowControl w:val="0"/>
            </w:pPr>
            <w:r>
              <w:t xml:space="preserve"> </w:t>
            </w:r>
            <w:r w:rsidR="00D95939">
              <w:t>Fire Wall protection, Patch Management, system monitoring and alerts.</w:t>
            </w:r>
          </w:p>
        </w:tc>
      </w:tr>
    </w:tbl>
    <w:p w14:paraId="1A13E794" w14:textId="77777777" w:rsidR="006B458C" w:rsidRDefault="006B458C"/>
    <w:p w14:paraId="08A7D5FD" w14:textId="77777777" w:rsidR="006B458C" w:rsidRDefault="006B458C"/>
    <w:tbl>
      <w:tblPr>
        <w:tblStyle w:val="ac"/>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15"/>
        <w:gridCol w:w="7545"/>
      </w:tblGrid>
      <w:tr w:rsidR="006B458C" w14:paraId="43505F9B" w14:textId="77777777">
        <w:tc>
          <w:tcPr>
            <w:tcW w:w="1815" w:type="dxa"/>
            <w:shd w:val="clear" w:color="auto" w:fill="003366"/>
            <w:tcMar>
              <w:top w:w="100" w:type="dxa"/>
              <w:left w:w="100" w:type="dxa"/>
              <w:bottom w:w="100" w:type="dxa"/>
              <w:right w:w="100" w:type="dxa"/>
            </w:tcMar>
          </w:tcPr>
          <w:p w14:paraId="29C8FE63" w14:textId="77777777" w:rsidR="006B458C" w:rsidRDefault="00000000">
            <w:pPr>
              <w:widowControl w:val="0"/>
              <w:jc w:val="center"/>
              <w:rPr>
                <w:b/>
                <w:color w:val="FFFFFF"/>
              </w:rPr>
            </w:pPr>
            <w:r>
              <w:rPr>
                <w:b/>
                <w:color w:val="FFFFFF"/>
              </w:rPr>
              <w:t>Vulnerability 7</w:t>
            </w:r>
          </w:p>
        </w:tc>
        <w:tc>
          <w:tcPr>
            <w:tcW w:w="7545" w:type="dxa"/>
            <w:shd w:val="clear" w:color="auto" w:fill="003366"/>
            <w:tcMar>
              <w:top w:w="100" w:type="dxa"/>
              <w:left w:w="100" w:type="dxa"/>
              <w:bottom w:w="100" w:type="dxa"/>
              <w:right w:w="100" w:type="dxa"/>
            </w:tcMar>
          </w:tcPr>
          <w:p w14:paraId="1ED3EDA4" w14:textId="77777777" w:rsidR="006B458C" w:rsidRDefault="00000000">
            <w:pPr>
              <w:widowControl w:val="0"/>
              <w:jc w:val="center"/>
              <w:rPr>
                <w:b/>
                <w:color w:val="FFFFFF"/>
              </w:rPr>
            </w:pPr>
            <w:r>
              <w:rPr>
                <w:b/>
                <w:color w:val="FFFFFF"/>
              </w:rPr>
              <w:t>Findings</w:t>
            </w:r>
          </w:p>
        </w:tc>
      </w:tr>
      <w:tr w:rsidR="006B458C" w14:paraId="318A2ABC" w14:textId="77777777">
        <w:tc>
          <w:tcPr>
            <w:tcW w:w="1815" w:type="dxa"/>
            <w:shd w:val="clear" w:color="auto" w:fill="auto"/>
            <w:vAlign w:val="center"/>
          </w:tcPr>
          <w:p w14:paraId="7D708B88" w14:textId="77777777" w:rsidR="006B458C" w:rsidRDefault="00000000">
            <w:pPr>
              <w:jc w:val="center"/>
              <w:rPr>
                <w:b/>
              </w:rPr>
            </w:pPr>
            <w:r>
              <w:rPr>
                <w:b/>
              </w:rPr>
              <w:t>Title</w:t>
            </w:r>
          </w:p>
        </w:tc>
        <w:tc>
          <w:tcPr>
            <w:tcW w:w="7545" w:type="dxa"/>
            <w:shd w:val="clear" w:color="auto" w:fill="FFFF00"/>
            <w:tcMar>
              <w:top w:w="100" w:type="dxa"/>
              <w:left w:w="100" w:type="dxa"/>
              <w:bottom w:w="100" w:type="dxa"/>
              <w:right w:w="100" w:type="dxa"/>
            </w:tcMar>
          </w:tcPr>
          <w:p w14:paraId="61A5D285" w14:textId="755F26CF" w:rsidR="006B458C" w:rsidRDefault="006B458C">
            <w:pPr>
              <w:widowControl w:val="0"/>
            </w:pPr>
          </w:p>
        </w:tc>
      </w:tr>
      <w:tr w:rsidR="006B458C" w14:paraId="3CCD98E4" w14:textId="77777777">
        <w:tc>
          <w:tcPr>
            <w:tcW w:w="1815" w:type="dxa"/>
            <w:shd w:val="clear" w:color="auto" w:fill="auto"/>
            <w:vAlign w:val="center"/>
          </w:tcPr>
          <w:p w14:paraId="1C962FC9" w14:textId="77777777" w:rsidR="006B458C" w:rsidRDefault="00000000">
            <w:pPr>
              <w:jc w:val="center"/>
            </w:pPr>
            <w:r>
              <w:rPr>
                <w:b/>
              </w:rPr>
              <w:t xml:space="preserve">Type (Web app / Linux OS / </w:t>
            </w:r>
            <w:proofErr w:type="spellStart"/>
            <w:r>
              <w:rPr>
                <w:b/>
              </w:rPr>
              <w:t>WIndows</w:t>
            </w:r>
            <w:proofErr w:type="spellEnd"/>
            <w:r>
              <w:rPr>
                <w:b/>
              </w:rPr>
              <w:t xml:space="preserve"> OS)</w:t>
            </w:r>
          </w:p>
        </w:tc>
        <w:tc>
          <w:tcPr>
            <w:tcW w:w="7545" w:type="dxa"/>
            <w:shd w:val="clear" w:color="auto" w:fill="FFFF00"/>
            <w:tcMar>
              <w:top w:w="100" w:type="dxa"/>
              <w:left w:w="100" w:type="dxa"/>
              <w:bottom w:w="100" w:type="dxa"/>
              <w:right w:w="100" w:type="dxa"/>
            </w:tcMar>
          </w:tcPr>
          <w:p w14:paraId="48B4026B" w14:textId="122B4FDB" w:rsidR="006B458C" w:rsidRDefault="00EA55A7">
            <w:pPr>
              <w:widowControl w:val="0"/>
            </w:pPr>
            <w:r>
              <w:t>Linux OS</w:t>
            </w:r>
          </w:p>
        </w:tc>
      </w:tr>
      <w:tr w:rsidR="006B458C" w14:paraId="326D80D1" w14:textId="77777777">
        <w:tc>
          <w:tcPr>
            <w:tcW w:w="1815" w:type="dxa"/>
            <w:shd w:val="clear" w:color="auto" w:fill="auto"/>
            <w:vAlign w:val="center"/>
          </w:tcPr>
          <w:p w14:paraId="366F2A63" w14:textId="77777777" w:rsidR="006B458C" w:rsidRDefault="00000000">
            <w:pPr>
              <w:jc w:val="center"/>
            </w:pPr>
            <w:r>
              <w:rPr>
                <w:b/>
              </w:rPr>
              <w:t>Risk Rating</w:t>
            </w:r>
          </w:p>
        </w:tc>
        <w:tc>
          <w:tcPr>
            <w:tcW w:w="7545" w:type="dxa"/>
            <w:shd w:val="clear" w:color="auto" w:fill="FFFF00"/>
            <w:tcMar>
              <w:top w:w="100" w:type="dxa"/>
              <w:left w:w="100" w:type="dxa"/>
              <w:bottom w:w="100" w:type="dxa"/>
              <w:right w:w="100" w:type="dxa"/>
            </w:tcMar>
          </w:tcPr>
          <w:p w14:paraId="61B9DD59" w14:textId="11DE7206" w:rsidR="006B458C" w:rsidRDefault="00EA55A7">
            <w:pPr>
              <w:widowControl w:val="0"/>
            </w:pPr>
            <w:r>
              <w:t xml:space="preserve">Critical </w:t>
            </w:r>
          </w:p>
        </w:tc>
      </w:tr>
      <w:tr w:rsidR="003502B4" w14:paraId="18A6EE25" w14:textId="77777777">
        <w:tc>
          <w:tcPr>
            <w:tcW w:w="1815" w:type="dxa"/>
            <w:shd w:val="clear" w:color="auto" w:fill="auto"/>
            <w:vAlign w:val="center"/>
          </w:tcPr>
          <w:p w14:paraId="2DF39177" w14:textId="77777777" w:rsidR="003502B4" w:rsidRDefault="003502B4" w:rsidP="003502B4">
            <w:pPr>
              <w:jc w:val="center"/>
            </w:pPr>
            <w:r>
              <w:rPr>
                <w:b/>
              </w:rPr>
              <w:t>Description</w:t>
            </w:r>
          </w:p>
        </w:tc>
        <w:tc>
          <w:tcPr>
            <w:tcW w:w="7545" w:type="dxa"/>
            <w:shd w:val="clear" w:color="auto" w:fill="FFFF00"/>
            <w:tcMar>
              <w:top w:w="100" w:type="dxa"/>
              <w:left w:w="100" w:type="dxa"/>
              <w:bottom w:w="100" w:type="dxa"/>
              <w:right w:w="100" w:type="dxa"/>
            </w:tcMar>
          </w:tcPr>
          <w:p w14:paraId="74205D44" w14:textId="18BBBBC6" w:rsidR="003502B4" w:rsidRDefault="00EA55A7" w:rsidP="003502B4">
            <w:pPr>
              <w:widowControl w:val="0"/>
            </w:pPr>
            <w:r>
              <w:t>Become Root via Metasploit RCE.</w:t>
            </w:r>
          </w:p>
        </w:tc>
      </w:tr>
      <w:tr w:rsidR="003502B4" w14:paraId="75A50113" w14:textId="77777777">
        <w:tc>
          <w:tcPr>
            <w:tcW w:w="1815" w:type="dxa"/>
            <w:shd w:val="clear" w:color="auto" w:fill="auto"/>
            <w:vAlign w:val="center"/>
          </w:tcPr>
          <w:p w14:paraId="570ABF68" w14:textId="77777777" w:rsidR="003502B4" w:rsidRDefault="003502B4" w:rsidP="003502B4">
            <w:pPr>
              <w:jc w:val="center"/>
            </w:pPr>
            <w:r>
              <w:rPr>
                <w:b/>
              </w:rPr>
              <w:t>Images</w:t>
            </w:r>
          </w:p>
        </w:tc>
        <w:tc>
          <w:tcPr>
            <w:tcW w:w="7545" w:type="dxa"/>
            <w:shd w:val="clear" w:color="auto" w:fill="FFFF00"/>
            <w:tcMar>
              <w:top w:w="100" w:type="dxa"/>
              <w:left w:w="100" w:type="dxa"/>
              <w:bottom w:w="100" w:type="dxa"/>
              <w:right w:w="100" w:type="dxa"/>
            </w:tcMar>
          </w:tcPr>
          <w:p w14:paraId="525DDAF0" w14:textId="442F0A2C" w:rsidR="003502B4" w:rsidRDefault="00EA55A7" w:rsidP="003502B4">
            <w:pPr>
              <w:widowControl w:val="0"/>
            </w:pPr>
            <w:r w:rsidRPr="007E2575">
              <w:rPr>
                <w:noProof/>
              </w:rPr>
              <w:drawing>
                <wp:inline distT="0" distB="0" distL="0" distR="0" wp14:anchorId="5BA606EF" wp14:editId="0B64ED92">
                  <wp:extent cx="7060742" cy="4834647"/>
                  <wp:effectExtent l="0" t="0" r="6985" b="4445"/>
                  <wp:docPr id="18360034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003412" name="Picture 1" descr="A screenshot of a computer&#10;&#10;Description automatically generated"/>
                          <pic:cNvPicPr/>
                        </pic:nvPicPr>
                        <pic:blipFill>
                          <a:blip r:embed="rId19"/>
                          <a:stretch>
                            <a:fillRect/>
                          </a:stretch>
                        </pic:blipFill>
                        <pic:spPr>
                          <a:xfrm>
                            <a:off x="0" y="0"/>
                            <a:ext cx="7067485" cy="4839264"/>
                          </a:xfrm>
                          <a:prstGeom prst="rect">
                            <a:avLst/>
                          </a:prstGeom>
                        </pic:spPr>
                      </pic:pic>
                    </a:graphicData>
                  </a:graphic>
                </wp:inline>
              </w:drawing>
            </w:r>
          </w:p>
        </w:tc>
      </w:tr>
      <w:tr w:rsidR="003502B4" w14:paraId="09C89D78" w14:textId="77777777">
        <w:tc>
          <w:tcPr>
            <w:tcW w:w="1815" w:type="dxa"/>
            <w:shd w:val="clear" w:color="auto" w:fill="auto"/>
            <w:vAlign w:val="center"/>
          </w:tcPr>
          <w:p w14:paraId="56273894" w14:textId="77777777" w:rsidR="003502B4" w:rsidRDefault="003502B4" w:rsidP="003502B4">
            <w:pPr>
              <w:jc w:val="center"/>
            </w:pPr>
            <w:r>
              <w:rPr>
                <w:b/>
              </w:rPr>
              <w:t>Affected Hosts</w:t>
            </w:r>
          </w:p>
        </w:tc>
        <w:tc>
          <w:tcPr>
            <w:tcW w:w="7545" w:type="dxa"/>
            <w:shd w:val="clear" w:color="auto" w:fill="FFFF00"/>
            <w:tcMar>
              <w:top w:w="100" w:type="dxa"/>
              <w:left w:w="100" w:type="dxa"/>
              <w:bottom w:w="100" w:type="dxa"/>
              <w:right w:w="100" w:type="dxa"/>
            </w:tcMar>
          </w:tcPr>
          <w:p w14:paraId="39B25737" w14:textId="3A0B02F8" w:rsidR="003502B4" w:rsidRDefault="003502B4" w:rsidP="003502B4">
            <w:pPr>
              <w:widowControl w:val="0"/>
            </w:pPr>
            <w:r>
              <w:t>192.168.13.10</w:t>
            </w:r>
          </w:p>
        </w:tc>
      </w:tr>
      <w:tr w:rsidR="003502B4" w14:paraId="61ED7FE9" w14:textId="77777777">
        <w:tc>
          <w:tcPr>
            <w:tcW w:w="1815" w:type="dxa"/>
            <w:shd w:val="clear" w:color="auto" w:fill="auto"/>
            <w:vAlign w:val="center"/>
          </w:tcPr>
          <w:p w14:paraId="704DB8D1" w14:textId="77777777" w:rsidR="003502B4" w:rsidRDefault="003502B4" w:rsidP="003502B4">
            <w:pPr>
              <w:jc w:val="center"/>
            </w:pPr>
            <w:r>
              <w:rPr>
                <w:b/>
              </w:rPr>
              <w:t>Remediation</w:t>
            </w:r>
            <w:r>
              <w:t xml:space="preserve"> </w:t>
            </w:r>
          </w:p>
        </w:tc>
        <w:tc>
          <w:tcPr>
            <w:tcW w:w="7545" w:type="dxa"/>
            <w:shd w:val="clear" w:color="auto" w:fill="FFFF00"/>
            <w:tcMar>
              <w:top w:w="100" w:type="dxa"/>
              <w:left w:w="100" w:type="dxa"/>
              <w:bottom w:w="100" w:type="dxa"/>
              <w:right w:w="100" w:type="dxa"/>
            </w:tcMar>
          </w:tcPr>
          <w:p w14:paraId="70B81AEA" w14:textId="41D5D7C6" w:rsidR="003502B4" w:rsidRDefault="00380072" w:rsidP="003502B4">
            <w:pPr>
              <w:widowControl w:val="0"/>
            </w:pPr>
            <w:r>
              <w:t>Patch Management, System Alerts &amp; Checks</w:t>
            </w:r>
          </w:p>
        </w:tc>
      </w:tr>
    </w:tbl>
    <w:p w14:paraId="6F51060D" w14:textId="77777777" w:rsidR="006B458C" w:rsidRDefault="006B458C"/>
    <w:p w14:paraId="12621CF5" w14:textId="77777777" w:rsidR="006B458C" w:rsidRDefault="00000000">
      <w:pPr>
        <w:rPr>
          <w:highlight w:val="yellow"/>
        </w:rPr>
      </w:pPr>
      <w:r>
        <w:rPr>
          <w:highlight w:val="yellow"/>
        </w:rPr>
        <w:t>Add any additional vulnerabilities below.</w:t>
      </w:r>
    </w:p>
    <w:sectPr w:rsidR="006B458C">
      <w:headerReference w:type="default" r:id="rId33"/>
      <w:footerReference w:type="even" r:id="rId34"/>
      <w:footerReference w:type="default" r:id="rId35"/>
      <w:footerReference w:type="first" r:id="rId36"/>
      <w:pgSz w:w="12240" w:h="15840"/>
      <w:pgMar w:top="720" w:right="1440" w:bottom="720" w:left="1440" w:header="288"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108C0" w14:textId="77777777" w:rsidR="005577D5" w:rsidRDefault="005577D5">
      <w:r>
        <w:separator/>
      </w:r>
    </w:p>
  </w:endnote>
  <w:endnote w:type="continuationSeparator" w:id="0">
    <w:p w14:paraId="1214F2AB" w14:textId="77777777" w:rsidR="005577D5" w:rsidRDefault="005577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99A2C8B9-84B6-417E-B205-48A1A68F8B7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A03A85EA-7119-4500-8091-12A8DEDEEBE0}"/>
    <w:embedBold r:id="rId3" w:fontKey="{386DFB6B-29C1-4258-A712-B103B743EC4A}"/>
  </w:font>
  <w:font w:name="Georgia">
    <w:panose1 w:val="02040502050405020303"/>
    <w:charset w:val="00"/>
    <w:family w:val="roman"/>
    <w:pitch w:val="variable"/>
    <w:sig w:usb0="00000287" w:usb1="00000000" w:usb2="00000000" w:usb3="00000000" w:csb0="0000009F" w:csb1="00000000"/>
    <w:embedRegular r:id="rId4" w:fontKey="{EBD5AD1C-B8A1-4F76-9EA4-81D52B32A470}"/>
    <w:embedItalic r:id="rId5" w:fontKey="{F31AFEBE-658D-4A05-BCBA-11EF192F5363}"/>
  </w:font>
  <w:font w:name="Oswald Light">
    <w:charset w:val="00"/>
    <w:family w:val="auto"/>
    <w:pitch w:val="variable"/>
    <w:sig w:usb0="2000020F" w:usb1="00000000" w:usb2="00000000" w:usb3="00000000" w:csb0="00000197" w:csb1="00000000"/>
    <w:embedRegular r:id="rId6" w:fontKey="{5968E162-5D1D-4111-A09F-4F32291BCA08}"/>
  </w:font>
  <w:font w:name="Libre Franklin Medium">
    <w:charset w:val="00"/>
    <w:family w:val="auto"/>
    <w:pitch w:val="variable"/>
    <w:sig w:usb0="A00000FF" w:usb1="4000205B" w:usb2="00000000" w:usb3="00000000" w:csb0="00000193" w:csb1="00000000"/>
    <w:embedRegular r:id="rId7" w:fontKey="{DFFEF60A-43D4-4DF9-9987-37AFAF3537E5}"/>
  </w:font>
  <w:font w:name="Segoe UI">
    <w:panose1 w:val="020B0502040204020203"/>
    <w:charset w:val="00"/>
    <w:family w:val="swiss"/>
    <w:pitch w:val="variable"/>
    <w:sig w:usb0="E4002EFF" w:usb1="C000E47F" w:usb2="00000009" w:usb3="00000000" w:csb0="000001FF" w:csb1="00000000"/>
    <w:embedRegular r:id="rId8" w:fontKey="{F6ED82C0-6180-4CBB-8B09-992D24053B29}"/>
  </w:font>
  <w:font w:name="Roboto">
    <w:charset w:val="00"/>
    <w:family w:val="auto"/>
    <w:pitch w:val="variable"/>
    <w:sig w:usb0="E0000AFF" w:usb1="5000217F" w:usb2="00000021" w:usb3="00000000" w:csb0="0000019F" w:csb1="00000000"/>
    <w:embedRegular r:id="rId9" w:fontKey="{2043C2DB-17C9-4827-99F0-34372EDDF31A}"/>
  </w:font>
  <w:font w:name="Cambria">
    <w:panose1 w:val="02040503050406030204"/>
    <w:charset w:val="00"/>
    <w:family w:val="roman"/>
    <w:pitch w:val="variable"/>
    <w:sig w:usb0="E00006FF" w:usb1="420024FF" w:usb2="02000000" w:usb3="00000000" w:csb0="0000019F" w:csb1="00000000"/>
    <w:embedRegular r:id="rId10" w:fontKey="{80709D4E-4186-408B-B0FC-170EA20FDFF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75ADD" w14:textId="77777777" w:rsidR="006B458C" w:rsidRDefault="006B458C">
    <w:pPr>
      <w:pBdr>
        <w:top w:val="nil"/>
        <w:left w:val="nil"/>
        <w:bottom w:val="nil"/>
        <w:right w:val="nil"/>
        <w:between w:val="nil"/>
      </w:pBdr>
      <w:tabs>
        <w:tab w:val="center" w:pos="4680"/>
        <w:tab w:val="right" w:pos="9360"/>
      </w:tabs>
      <w:jc w:val="center"/>
      <w:rPr>
        <w:rFonts w:ascii="Libre Franklin Medium" w:eastAsia="Libre Franklin Medium" w:hAnsi="Libre Franklin Medium" w:cs="Libre Franklin Medium"/>
        <w:color w:val="27A3DA"/>
        <w:sz w:val="20"/>
        <w:szCs w:val="20"/>
      </w:rPr>
    </w:pPr>
  </w:p>
  <w:p w14:paraId="6E65966A" w14:textId="77777777" w:rsidR="006B458C" w:rsidRDefault="00000000">
    <w:pPr>
      <w:pBdr>
        <w:top w:val="nil"/>
        <w:left w:val="nil"/>
        <w:bottom w:val="nil"/>
        <w:right w:val="nil"/>
        <w:between w:val="nil"/>
      </w:pBdr>
      <w:tabs>
        <w:tab w:val="center" w:pos="4680"/>
        <w:tab w:val="right" w:pos="9360"/>
      </w:tabs>
      <w:jc w:val="center"/>
      <w:rPr>
        <w:rFonts w:ascii="Libre Franklin Medium" w:eastAsia="Libre Franklin Medium" w:hAnsi="Libre Franklin Medium" w:cs="Libre Franklin Medium"/>
        <w:color w:val="27A3DA"/>
        <w:sz w:val="20"/>
        <w:szCs w:val="20"/>
      </w:rPr>
    </w:pPr>
    <w:r>
      <w:rPr>
        <w:rFonts w:ascii="Libre Franklin Medium" w:eastAsia="Libre Franklin Medium" w:hAnsi="Libre Franklin Medium" w:cs="Libre Franklin Medium"/>
        <w:color w:val="27A3DA"/>
        <w:sz w:val="20"/>
        <w:szCs w:val="20"/>
      </w:rPr>
      <w:fldChar w:fldCharType="begin"/>
    </w:r>
    <w:r>
      <w:rPr>
        <w:rFonts w:ascii="Libre Franklin Medium" w:eastAsia="Libre Franklin Medium" w:hAnsi="Libre Franklin Medium" w:cs="Libre Franklin Medium"/>
        <w:color w:val="27A3DA"/>
        <w:sz w:val="20"/>
        <w:szCs w:val="20"/>
      </w:rPr>
      <w:instrText>PAGE</w:instrText>
    </w:r>
    <w:r>
      <w:rPr>
        <w:rFonts w:ascii="Libre Franklin Medium" w:eastAsia="Libre Franklin Medium" w:hAnsi="Libre Franklin Medium" w:cs="Libre Franklin Medium"/>
        <w:color w:val="27A3DA"/>
        <w:sz w:val="20"/>
        <w:szCs w:val="20"/>
      </w:rPr>
      <w:fldChar w:fldCharType="separate"/>
    </w:r>
    <w:r>
      <w:rPr>
        <w:rFonts w:ascii="Libre Franklin Medium" w:eastAsia="Libre Franklin Medium" w:hAnsi="Libre Franklin Medium" w:cs="Libre Franklin Medium"/>
        <w:color w:val="27A3DA"/>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9F6D4" w14:textId="77777777" w:rsidR="006B458C" w:rsidRDefault="00000000">
    <w:pPr>
      <w:widowControl w:val="0"/>
      <w:spacing w:after="160"/>
      <w:rPr>
        <w:color w:val="222368"/>
        <w:sz w:val="32"/>
        <w:szCs w:val="32"/>
      </w:rPr>
    </w:pPr>
    <w:r>
      <w:rPr>
        <w:rFonts w:ascii="Roboto" w:eastAsia="Roboto" w:hAnsi="Roboto" w:cs="Roboto"/>
        <w:sz w:val="12"/>
        <w:szCs w:val="12"/>
      </w:rPr>
      <w:t xml:space="preserve">  © 2022 Trilogy Education Services, a 2U, Inc. brand. All Rights Reserved.</w:t>
    </w:r>
    <w:r>
      <w:rPr>
        <w:rFonts w:ascii="Roboto" w:eastAsia="Roboto" w:hAnsi="Roboto" w:cs="Roboto"/>
        <w:sz w:val="12"/>
        <w:szCs w:val="12"/>
      </w:rPr>
      <w:tab/>
    </w:r>
    <w:r>
      <w:rPr>
        <w:rFonts w:ascii="Roboto" w:eastAsia="Roboto" w:hAnsi="Roboto" w:cs="Roboto"/>
        <w:sz w:val="12"/>
        <w:szCs w:val="12"/>
      </w:rPr>
      <w:tab/>
    </w:r>
    <w:r>
      <w:rPr>
        <w:rFonts w:ascii="Roboto" w:eastAsia="Roboto" w:hAnsi="Roboto" w:cs="Roboto"/>
        <w:sz w:val="12"/>
        <w:szCs w:val="12"/>
      </w:rPr>
      <w:tab/>
    </w:r>
    <w:r>
      <w:rPr>
        <w:rFonts w:ascii="Roboto" w:eastAsia="Roboto" w:hAnsi="Roboto" w:cs="Roboto"/>
        <w:sz w:val="12"/>
        <w:szCs w:val="12"/>
      </w:rPr>
      <w:tab/>
    </w:r>
    <w:r>
      <w:rPr>
        <w:rFonts w:ascii="Roboto" w:eastAsia="Roboto" w:hAnsi="Roboto" w:cs="Roboto"/>
        <w:sz w:val="12"/>
        <w:szCs w:val="12"/>
      </w:rPr>
      <w:tab/>
    </w:r>
    <w:r>
      <w:rPr>
        <w:rFonts w:ascii="Roboto" w:eastAsia="Roboto" w:hAnsi="Roboto" w:cs="Roboto"/>
        <w:sz w:val="12"/>
        <w:szCs w:val="12"/>
      </w:rPr>
      <w:tab/>
    </w:r>
    <w:r>
      <w:rPr>
        <w:rFonts w:ascii="Roboto" w:eastAsia="Roboto" w:hAnsi="Roboto" w:cs="Roboto"/>
        <w:sz w:val="12"/>
        <w:szCs w:val="12"/>
      </w:rPr>
      <w:tab/>
      <w:t xml:space="preserve">                   </w:t>
    </w:r>
    <w:r>
      <w:rPr>
        <w:rFonts w:ascii="Roboto" w:eastAsia="Roboto" w:hAnsi="Roboto" w:cs="Roboto"/>
        <w:sz w:val="12"/>
        <w:szCs w:val="12"/>
      </w:rPr>
      <w:fldChar w:fldCharType="begin"/>
    </w:r>
    <w:r>
      <w:rPr>
        <w:rFonts w:ascii="Roboto" w:eastAsia="Roboto" w:hAnsi="Roboto" w:cs="Roboto"/>
        <w:sz w:val="12"/>
        <w:szCs w:val="12"/>
      </w:rPr>
      <w:instrText>PAGE</w:instrText>
    </w:r>
    <w:r>
      <w:rPr>
        <w:rFonts w:ascii="Roboto" w:eastAsia="Roboto" w:hAnsi="Roboto" w:cs="Roboto"/>
        <w:sz w:val="12"/>
        <w:szCs w:val="12"/>
      </w:rPr>
      <w:fldChar w:fldCharType="separate"/>
    </w:r>
    <w:r w:rsidR="00DE6572">
      <w:rPr>
        <w:rFonts w:ascii="Roboto" w:eastAsia="Roboto" w:hAnsi="Roboto" w:cs="Roboto"/>
        <w:noProof/>
        <w:sz w:val="12"/>
        <w:szCs w:val="12"/>
      </w:rPr>
      <w:t>1</w:t>
    </w:r>
    <w:r>
      <w:rPr>
        <w:rFonts w:ascii="Roboto" w:eastAsia="Roboto" w:hAnsi="Roboto" w:cs="Roboto"/>
        <w:sz w:val="12"/>
        <w:szCs w:val="1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03AAC" w14:textId="77777777" w:rsidR="006B458C" w:rsidRDefault="00000000">
    <w:pPr>
      <w:widowControl w:val="0"/>
      <w:spacing w:after="160"/>
      <w:rPr>
        <w:rFonts w:ascii="Libre Franklin Medium" w:eastAsia="Libre Franklin Medium" w:hAnsi="Libre Franklin Medium" w:cs="Libre Franklin Medium"/>
        <w:color w:val="FFFFFF"/>
        <w:sz w:val="20"/>
        <w:szCs w:val="20"/>
      </w:rPr>
    </w:pPr>
    <w:r>
      <w:rPr>
        <w:rFonts w:ascii="Roboto" w:eastAsia="Roboto" w:hAnsi="Roboto" w:cs="Roboto"/>
        <w:sz w:val="12"/>
        <w:szCs w:val="12"/>
      </w:rPr>
      <w:t xml:space="preserve">  © 2022 Trilogy Education Services, a 2U, Inc. brand. All Rights Reserved.</w:t>
    </w:r>
    <w:r>
      <w:rPr>
        <w:rFonts w:ascii="Roboto" w:eastAsia="Roboto" w:hAnsi="Roboto" w:cs="Roboto"/>
        <w:sz w:val="12"/>
        <w:szCs w:val="12"/>
      </w:rPr>
      <w:tab/>
    </w:r>
    <w:r>
      <w:rPr>
        <w:rFonts w:ascii="Roboto" w:eastAsia="Roboto" w:hAnsi="Roboto" w:cs="Roboto"/>
        <w:sz w:val="12"/>
        <w:szCs w:val="12"/>
      </w:rPr>
      <w:tab/>
    </w:r>
    <w:r>
      <w:rPr>
        <w:rFonts w:ascii="Roboto" w:eastAsia="Roboto" w:hAnsi="Roboto" w:cs="Roboto"/>
        <w:sz w:val="12"/>
        <w:szCs w:val="12"/>
      </w:rPr>
      <w:tab/>
    </w:r>
    <w:r>
      <w:rPr>
        <w:rFonts w:ascii="Roboto" w:eastAsia="Roboto" w:hAnsi="Roboto" w:cs="Roboto"/>
        <w:sz w:val="12"/>
        <w:szCs w:val="12"/>
      </w:rPr>
      <w:tab/>
    </w:r>
    <w:r>
      <w:rPr>
        <w:rFonts w:ascii="Roboto" w:eastAsia="Roboto" w:hAnsi="Roboto" w:cs="Roboto"/>
        <w:sz w:val="12"/>
        <w:szCs w:val="12"/>
      </w:rPr>
      <w:tab/>
    </w:r>
    <w:r>
      <w:rPr>
        <w:rFonts w:ascii="Roboto" w:eastAsia="Roboto" w:hAnsi="Roboto" w:cs="Roboto"/>
        <w:sz w:val="12"/>
        <w:szCs w:val="12"/>
      </w:rPr>
      <w:tab/>
    </w:r>
    <w:r>
      <w:rPr>
        <w:rFonts w:ascii="Roboto" w:eastAsia="Roboto" w:hAnsi="Roboto" w:cs="Roboto"/>
        <w:sz w:val="12"/>
        <w:szCs w:val="12"/>
      </w:rPr>
      <w:tab/>
      <w:t xml:space="preserve">                   </w:t>
    </w:r>
    <w:r>
      <w:rPr>
        <w:rFonts w:ascii="Roboto" w:eastAsia="Roboto" w:hAnsi="Roboto" w:cs="Roboto"/>
        <w:sz w:val="12"/>
        <w:szCs w:val="12"/>
      </w:rPr>
      <w:fldChar w:fldCharType="begin"/>
    </w:r>
    <w:r>
      <w:rPr>
        <w:rFonts w:ascii="Roboto" w:eastAsia="Roboto" w:hAnsi="Roboto" w:cs="Roboto"/>
        <w:sz w:val="12"/>
        <w:szCs w:val="12"/>
      </w:rPr>
      <w:instrText>PAGE</w:instrText>
    </w:r>
    <w:r>
      <w:rPr>
        <w:rFonts w:ascii="Roboto" w:eastAsia="Roboto" w:hAnsi="Roboto" w:cs="Roboto"/>
        <w:sz w:val="12"/>
        <w:szCs w:val="12"/>
      </w:rPr>
      <w:fldChar w:fldCharType="separate"/>
    </w:r>
    <w:r>
      <w:rPr>
        <w:rFonts w:ascii="Roboto" w:eastAsia="Roboto" w:hAnsi="Roboto" w:cs="Roboto"/>
        <w:sz w:val="12"/>
        <w:szCs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CF7A4" w14:textId="77777777" w:rsidR="005577D5" w:rsidRDefault="005577D5">
      <w:r>
        <w:separator/>
      </w:r>
    </w:p>
  </w:footnote>
  <w:footnote w:type="continuationSeparator" w:id="0">
    <w:p w14:paraId="647A1E42" w14:textId="77777777" w:rsidR="005577D5" w:rsidRDefault="005577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AEAB4" w14:textId="6F40BCE0" w:rsidR="006B458C" w:rsidRDefault="004E4848">
    <w:pPr>
      <w:pBdr>
        <w:top w:val="nil"/>
        <w:left w:val="nil"/>
        <w:bottom w:val="nil"/>
        <w:right w:val="nil"/>
        <w:between w:val="nil"/>
      </w:pBdr>
      <w:tabs>
        <w:tab w:val="center" w:pos="4680"/>
        <w:tab w:val="right" w:pos="9360"/>
      </w:tabs>
      <w:rPr>
        <w:rFonts w:ascii="Calibri" w:eastAsia="Calibri" w:hAnsi="Calibri" w:cs="Calibri"/>
        <w:b/>
        <w:color w:val="7F7F7F"/>
        <w:sz w:val="20"/>
        <w:szCs w:val="20"/>
      </w:rPr>
    </w:pPr>
    <w:r>
      <w:rPr>
        <w:rFonts w:ascii="Calibri" w:eastAsia="Calibri" w:hAnsi="Calibri" w:cs="Calibri"/>
        <w:b/>
        <w:color w:val="7F7F7F"/>
        <w:sz w:val="20"/>
        <w:szCs w:val="20"/>
      </w:rPr>
      <w:t xml:space="preserve">I-Connect Solutions Inc. </w:t>
    </w:r>
    <w:r>
      <w:rPr>
        <w:rFonts w:ascii="Calibri" w:eastAsia="Calibri" w:hAnsi="Calibri" w:cs="Calibri"/>
        <w:b/>
        <w:color w:val="7F7F7F"/>
        <w:sz w:val="20"/>
        <w:szCs w:val="20"/>
      </w:rPr>
      <w:tab/>
      <w:t>Penetration Test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3C24"/>
    <w:multiLevelType w:val="hybridMultilevel"/>
    <w:tmpl w:val="DFEA9E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0C5009D"/>
    <w:multiLevelType w:val="hybridMultilevel"/>
    <w:tmpl w:val="705E2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012E10"/>
    <w:multiLevelType w:val="hybridMultilevel"/>
    <w:tmpl w:val="CF4AE5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AD1A78"/>
    <w:multiLevelType w:val="hybridMultilevel"/>
    <w:tmpl w:val="3D3EF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D8335C"/>
    <w:multiLevelType w:val="hybridMultilevel"/>
    <w:tmpl w:val="2A9E77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4335511"/>
    <w:multiLevelType w:val="hybridMultilevel"/>
    <w:tmpl w:val="8CA283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D6C5D67"/>
    <w:multiLevelType w:val="multilevel"/>
    <w:tmpl w:val="0156BF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5766832"/>
    <w:multiLevelType w:val="hybridMultilevel"/>
    <w:tmpl w:val="65B0855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652A4825"/>
    <w:multiLevelType w:val="multilevel"/>
    <w:tmpl w:val="F59276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6B852288"/>
    <w:multiLevelType w:val="multilevel"/>
    <w:tmpl w:val="DB5018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08D25A1"/>
    <w:multiLevelType w:val="hybridMultilevel"/>
    <w:tmpl w:val="91064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B3455B2"/>
    <w:multiLevelType w:val="hybridMultilevel"/>
    <w:tmpl w:val="1CC4D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5C65FE"/>
    <w:multiLevelType w:val="hybridMultilevel"/>
    <w:tmpl w:val="35CC5A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F8A1631"/>
    <w:multiLevelType w:val="hybridMultilevel"/>
    <w:tmpl w:val="1F3817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48395516">
    <w:abstractNumId w:val="8"/>
  </w:num>
  <w:num w:numId="2" w16cid:durableId="924071109">
    <w:abstractNumId w:val="9"/>
  </w:num>
  <w:num w:numId="3" w16cid:durableId="1004825331">
    <w:abstractNumId w:val="6"/>
  </w:num>
  <w:num w:numId="4" w16cid:durableId="751897264">
    <w:abstractNumId w:val="3"/>
  </w:num>
  <w:num w:numId="5" w16cid:durableId="1061757977">
    <w:abstractNumId w:val="2"/>
  </w:num>
  <w:num w:numId="6" w16cid:durableId="375589357">
    <w:abstractNumId w:val="12"/>
  </w:num>
  <w:num w:numId="7" w16cid:durableId="756363835">
    <w:abstractNumId w:val="5"/>
  </w:num>
  <w:num w:numId="8" w16cid:durableId="1238394899">
    <w:abstractNumId w:val="13"/>
  </w:num>
  <w:num w:numId="9" w16cid:durableId="786853041">
    <w:abstractNumId w:val="0"/>
  </w:num>
  <w:num w:numId="10" w16cid:durableId="1502967727">
    <w:abstractNumId w:val="7"/>
  </w:num>
  <w:num w:numId="11" w16cid:durableId="1704667029">
    <w:abstractNumId w:val="4"/>
  </w:num>
  <w:num w:numId="12" w16cid:durableId="1736120257">
    <w:abstractNumId w:val="11"/>
  </w:num>
  <w:num w:numId="13" w16cid:durableId="182548700">
    <w:abstractNumId w:val="10"/>
  </w:num>
  <w:num w:numId="14" w16cid:durableId="61244426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nga Parker">
    <w15:presenceInfo w15:providerId="Windows Live" w15:userId="2572a41bb1096f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458C"/>
    <w:rsid w:val="00000FA9"/>
    <w:rsid w:val="000226A0"/>
    <w:rsid w:val="000262E7"/>
    <w:rsid w:val="00026ADB"/>
    <w:rsid w:val="00035353"/>
    <w:rsid w:val="000449AF"/>
    <w:rsid w:val="0005640F"/>
    <w:rsid w:val="000825E6"/>
    <w:rsid w:val="00086E0B"/>
    <w:rsid w:val="000B2C54"/>
    <w:rsid w:val="000E1604"/>
    <w:rsid w:val="000E42DB"/>
    <w:rsid w:val="000F10D8"/>
    <w:rsid w:val="000F6B5F"/>
    <w:rsid w:val="000F6E24"/>
    <w:rsid w:val="001124BF"/>
    <w:rsid w:val="00114A91"/>
    <w:rsid w:val="00134A7E"/>
    <w:rsid w:val="001423D5"/>
    <w:rsid w:val="00160C0C"/>
    <w:rsid w:val="00196BCF"/>
    <w:rsid w:val="001A631B"/>
    <w:rsid w:val="001B208F"/>
    <w:rsid w:val="001D1722"/>
    <w:rsid w:val="001E296D"/>
    <w:rsid w:val="001F6C6B"/>
    <w:rsid w:val="00202D4E"/>
    <w:rsid w:val="00210E10"/>
    <w:rsid w:val="0021795A"/>
    <w:rsid w:val="00226FAF"/>
    <w:rsid w:val="002769ED"/>
    <w:rsid w:val="00290745"/>
    <w:rsid w:val="002B4730"/>
    <w:rsid w:val="002B5D4B"/>
    <w:rsid w:val="002C25EA"/>
    <w:rsid w:val="002D7E71"/>
    <w:rsid w:val="002E5A10"/>
    <w:rsid w:val="002E6AFB"/>
    <w:rsid w:val="002E71C9"/>
    <w:rsid w:val="002F3A01"/>
    <w:rsid w:val="002F4462"/>
    <w:rsid w:val="002F5A82"/>
    <w:rsid w:val="00300439"/>
    <w:rsid w:val="00307889"/>
    <w:rsid w:val="00323FF9"/>
    <w:rsid w:val="003502B4"/>
    <w:rsid w:val="00356761"/>
    <w:rsid w:val="00361C06"/>
    <w:rsid w:val="00380072"/>
    <w:rsid w:val="003817BD"/>
    <w:rsid w:val="003A473A"/>
    <w:rsid w:val="003A7420"/>
    <w:rsid w:val="003C42C6"/>
    <w:rsid w:val="003F0BD2"/>
    <w:rsid w:val="003F11BA"/>
    <w:rsid w:val="003F592C"/>
    <w:rsid w:val="00404384"/>
    <w:rsid w:val="004343FE"/>
    <w:rsid w:val="00437F25"/>
    <w:rsid w:val="00445CBA"/>
    <w:rsid w:val="0045535C"/>
    <w:rsid w:val="00464E2E"/>
    <w:rsid w:val="00477B9D"/>
    <w:rsid w:val="004826EA"/>
    <w:rsid w:val="004A2FAF"/>
    <w:rsid w:val="004A6259"/>
    <w:rsid w:val="004B6A89"/>
    <w:rsid w:val="004C2937"/>
    <w:rsid w:val="004D232F"/>
    <w:rsid w:val="004E4848"/>
    <w:rsid w:val="00513ED8"/>
    <w:rsid w:val="0051629E"/>
    <w:rsid w:val="00517600"/>
    <w:rsid w:val="00543408"/>
    <w:rsid w:val="005577D5"/>
    <w:rsid w:val="00560095"/>
    <w:rsid w:val="00560D76"/>
    <w:rsid w:val="00560E39"/>
    <w:rsid w:val="0056307E"/>
    <w:rsid w:val="00574CDE"/>
    <w:rsid w:val="00582BDB"/>
    <w:rsid w:val="005958FE"/>
    <w:rsid w:val="005A2812"/>
    <w:rsid w:val="005A6F7F"/>
    <w:rsid w:val="005E3ED0"/>
    <w:rsid w:val="005F2936"/>
    <w:rsid w:val="005F65A0"/>
    <w:rsid w:val="005F6EB7"/>
    <w:rsid w:val="00620143"/>
    <w:rsid w:val="0063007A"/>
    <w:rsid w:val="0065707A"/>
    <w:rsid w:val="00662614"/>
    <w:rsid w:val="00664365"/>
    <w:rsid w:val="006744A7"/>
    <w:rsid w:val="00680893"/>
    <w:rsid w:val="006871AC"/>
    <w:rsid w:val="006A6B47"/>
    <w:rsid w:val="006B332F"/>
    <w:rsid w:val="006B458C"/>
    <w:rsid w:val="006C4E6A"/>
    <w:rsid w:val="006D18F4"/>
    <w:rsid w:val="006E5EC7"/>
    <w:rsid w:val="006F00CA"/>
    <w:rsid w:val="006F3860"/>
    <w:rsid w:val="006F4286"/>
    <w:rsid w:val="00703E51"/>
    <w:rsid w:val="0073730C"/>
    <w:rsid w:val="00750A08"/>
    <w:rsid w:val="0075775A"/>
    <w:rsid w:val="00796C90"/>
    <w:rsid w:val="007C5120"/>
    <w:rsid w:val="007F0827"/>
    <w:rsid w:val="007F58CE"/>
    <w:rsid w:val="00813F78"/>
    <w:rsid w:val="00832C0E"/>
    <w:rsid w:val="00833075"/>
    <w:rsid w:val="00833855"/>
    <w:rsid w:val="00845AD1"/>
    <w:rsid w:val="008670D5"/>
    <w:rsid w:val="00890890"/>
    <w:rsid w:val="008937FA"/>
    <w:rsid w:val="008A011C"/>
    <w:rsid w:val="008A42B8"/>
    <w:rsid w:val="008C0AA7"/>
    <w:rsid w:val="008E1057"/>
    <w:rsid w:val="008F583F"/>
    <w:rsid w:val="009008FA"/>
    <w:rsid w:val="009140E4"/>
    <w:rsid w:val="009253BB"/>
    <w:rsid w:val="00934827"/>
    <w:rsid w:val="009523C6"/>
    <w:rsid w:val="0098365D"/>
    <w:rsid w:val="009844BD"/>
    <w:rsid w:val="009B38E1"/>
    <w:rsid w:val="009B5AAE"/>
    <w:rsid w:val="009D0BC7"/>
    <w:rsid w:val="009D0E0E"/>
    <w:rsid w:val="009F33B4"/>
    <w:rsid w:val="009F5FEF"/>
    <w:rsid w:val="00A12AC7"/>
    <w:rsid w:val="00A23E53"/>
    <w:rsid w:val="00A5358E"/>
    <w:rsid w:val="00A93D57"/>
    <w:rsid w:val="00A97DC7"/>
    <w:rsid w:val="00AC2414"/>
    <w:rsid w:val="00AC5B07"/>
    <w:rsid w:val="00AD70B3"/>
    <w:rsid w:val="00AF2C93"/>
    <w:rsid w:val="00B17D20"/>
    <w:rsid w:val="00B415EF"/>
    <w:rsid w:val="00B50855"/>
    <w:rsid w:val="00B673A6"/>
    <w:rsid w:val="00B75D26"/>
    <w:rsid w:val="00B82803"/>
    <w:rsid w:val="00BA345C"/>
    <w:rsid w:val="00BA471A"/>
    <w:rsid w:val="00BE4153"/>
    <w:rsid w:val="00BF2934"/>
    <w:rsid w:val="00BF51AB"/>
    <w:rsid w:val="00C16F7F"/>
    <w:rsid w:val="00C16FCB"/>
    <w:rsid w:val="00C16FF7"/>
    <w:rsid w:val="00C446D1"/>
    <w:rsid w:val="00C52C59"/>
    <w:rsid w:val="00C65214"/>
    <w:rsid w:val="00C6589D"/>
    <w:rsid w:val="00C66C2F"/>
    <w:rsid w:val="00C67C9C"/>
    <w:rsid w:val="00C75AA5"/>
    <w:rsid w:val="00C777D9"/>
    <w:rsid w:val="00C77FD9"/>
    <w:rsid w:val="00CB2053"/>
    <w:rsid w:val="00CE5701"/>
    <w:rsid w:val="00D31F6A"/>
    <w:rsid w:val="00D45A44"/>
    <w:rsid w:val="00D7794A"/>
    <w:rsid w:val="00D83892"/>
    <w:rsid w:val="00D85B40"/>
    <w:rsid w:val="00D95939"/>
    <w:rsid w:val="00DC2FE8"/>
    <w:rsid w:val="00DE6572"/>
    <w:rsid w:val="00DE792F"/>
    <w:rsid w:val="00E12845"/>
    <w:rsid w:val="00E17D8B"/>
    <w:rsid w:val="00E20396"/>
    <w:rsid w:val="00E41254"/>
    <w:rsid w:val="00E433AC"/>
    <w:rsid w:val="00EA55A7"/>
    <w:rsid w:val="00EB0CF7"/>
    <w:rsid w:val="00EB40BE"/>
    <w:rsid w:val="00EC11E7"/>
    <w:rsid w:val="00EF595E"/>
    <w:rsid w:val="00F045EB"/>
    <w:rsid w:val="00F07878"/>
    <w:rsid w:val="00F26757"/>
    <w:rsid w:val="00F2746E"/>
    <w:rsid w:val="00F371C0"/>
    <w:rsid w:val="00F3780F"/>
    <w:rsid w:val="00F47661"/>
    <w:rsid w:val="00F508C3"/>
    <w:rsid w:val="00F70BBC"/>
    <w:rsid w:val="00F91A63"/>
    <w:rsid w:val="00F97839"/>
    <w:rsid w:val="00FA2EB0"/>
    <w:rsid w:val="00FB6747"/>
    <w:rsid w:val="00FE21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A6DE1"/>
  <w15:docId w15:val="{39A63E5F-5F41-4918-A2C0-154F62C5D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b/>
      <w:color w:val="002060"/>
      <w:sz w:val="40"/>
      <w:szCs w:val="40"/>
    </w:rPr>
  </w:style>
  <w:style w:type="paragraph" w:styleId="Heading2">
    <w:name w:val="heading 2"/>
    <w:basedOn w:val="Normal"/>
    <w:next w:val="Normal"/>
    <w:uiPriority w:val="9"/>
    <w:unhideWhenUsed/>
    <w:qFormat/>
    <w:pPr>
      <w:keepNext/>
      <w:keepLines/>
      <w:outlineLvl w:val="1"/>
    </w:pPr>
    <w:rPr>
      <w:color w:val="002060"/>
      <w:sz w:val="36"/>
      <w:szCs w:val="36"/>
    </w:rPr>
  </w:style>
  <w:style w:type="paragraph" w:styleId="Heading3">
    <w:name w:val="heading 3"/>
    <w:basedOn w:val="Normal"/>
    <w:next w:val="Normal"/>
    <w:uiPriority w:val="9"/>
    <w:unhideWhenUsed/>
    <w:qFormat/>
    <w:pPr>
      <w:keepNext/>
      <w:keepLines/>
      <w:outlineLvl w:val="2"/>
    </w:pPr>
    <w:rPr>
      <w:b/>
      <w:color w:val="0B7F94"/>
      <w:sz w:val="30"/>
      <w:szCs w:val="30"/>
    </w:rPr>
  </w:style>
  <w:style w:type="paragraph" w:styleId="Heading4">
    <w:name w:val="heading 4"/>
    <w:basedOn w:val="Normal"/>
    <w:next w:val="Normal"/>
    <w:uiPriority w:val="9"/>
    <w:semiHidden/>
    <w:unhideWhenUsed/>
    <w:qFormat/>
    <w:pPr>
      <w:keepNext/>
      <w:keepLines/>
      <w:spacing w:before="40"/>
      <w:outlineLvl w:val="3"/>
    </w:pPr>
    <w:rPr>
      <w:b/>
      <w:color w:val="2E308B"/>
      <w:sz w:val="36"/>
      <w:szCs w:val="36"/>
    </w:rPr>
  </w:style>
  <w:style w:type="paragraph" w:styleId="Heading5">
    <w:name w:val="heading 5"/>
    <w:basedOn w:val="Normal"/>
    <w:next w:val="Normal"/>
    <w:uiPriority w:val="9"/>
    <w:semiHidden/>
    <w:unhideWhenUsed/>
    <w:qFormat/>
    <w:pPr>
      <w:keepNext/>
      <w:keepLines/>
      <w:spacing w:after="240"/>
      <w:outlineLvl w:val="4"/>
    </w:pPr>
    <w:rPr>
      <w:b/>
      <w:color w:val="2E308B"/>
      <w:sz w:val="72"/>
      <w:szCs w:val="7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rFonts w:ascii="Calibri" w:eastAsia="Calibri" w:hAnsi="Calibri" w:cs="Calibri"/>
      <w:b/>
      <w:color w:val="0B7F94"/>
      <w:sz w:val="44"/>
      <w:szCs w:val="4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C67C9C"/>
    <w:pPr>
      <w:ind w:left="720"/>
      <w:contextualSpacing/>
    </w:pPr>
  </w:style>
  <w:style w:type="character" w:styleId="Hyperlink">
    <w:name w:val="Hyperlink"/>
    <w:basedOn w:val="DefaultParagraphFont"/>
    <w:uiPriority w:val="99"/>
    <w:unhideWhenUsed/>
    <w:rsid w:val="009140E4"/>
    <w:rPr>
      <w:color w:val="0000FF" w:themeColor="hyperlink"/>
      <w:u w:val="single"/>
    </w:rPr>
  </w:style>
  <w:style w:type="paragraph" w:styleId="Header">
    <w:name w:val="header"/>
    <w:basedOn w:val="Normal"/>
    <w:link w:val="HeaderChar"/>
    <w:uiPriority w:val="99"/>
    <w:unhideWhenUsed/>
    <w:rsid w:val="004E4848"/>
    <w:pPr>
      <w:tabs>
        <w:tab w:val="center" w:pos="4680"/>
        <w:tab w:val="right" w:pos="9360"/>
      </w:tabs>
    </w:pPr>
  </w:style>
  <w:style w:type="character" w:customStyle="1" w:styleId="HeaderChar">
    <w:name w:val="Header Char"/>
    <w:basedOn w:val="DefaultParagraphFont"/>
    <w:link w:val="Header"/>
    <w:uiPriority w:val="99"/>
    <w:rsid w:val="004E4848"/>
  </w:style>
  <w:style w:type="paragraph" w:styleId="Revision">
    <w:name w:val="Revision"/>
    <w:hidden/>
    <w:uiPriority w:val="99"/>
    <w:semiHidden/>
    <w:rsid w:val="009D0B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2222526">
      <w:bodyDiv w:val="1"/>
      <w:marLeft w:val="0"/>
      <w:marRight w:val="0"/>
      <w:marTop w:val="0"/>
      <w:marBottom w:val="0"/>
      <w:divBdr>
        <w:top w:val="none" w:sz="0" w:space="0" w:color="auto"/>
        <w:left w:val="none" w:sz="0" w:space="0" w:color="auto"/>
        <w:bottom w:val="none" w:sz="0" w:space="0" w:color="auto"/>
        <w:right w:val="none" w:sz="0" w:space="0" w:color="auto"/>
      </w:divBdr>
    </w:div>
    <w:div w:id="1171412345">
      <w:bodyDiv w:val="1"/>
      <w:marLeft w:val="0"/>
      <w:marRight w:val="0"/>
      <w:marTop w:val="0"/>
      <w:marBottom w:val="0"/>
      <w:divBdr>
        <w:top w:val="none" w:sz="0" w:space="0" w:color="auto"/>
        <w:left w:val="none" w:sz="0" w:space="0" w:color="auto"/>
        <w:bottom w:val="none" w:sz="0" w:space="0" w:color="auto"/>
        <w:right w:val="none" w:sz="0" w:space="0" w:color="auto"/>
      </w:divBdr>
    </w:div>
    <w:div w:id="1707097916">
      <w:bodyDiv w:val="1"/>
      <w:marLeft w:val="0"/>
      <w:marRight w:val="0"/>
      <w:marTop w:val="0"/>
      <w:marBottom w:val="0"/>
      <w:divBdr>
        <w:top w:val="none" w:sz="0" w:space="0" w:color="auto"/>
        <w:left w:val="none" w:sz="0" w:space="0" w:color="auto"/>
        <w:bottom w:val="none" w:sz="0" w:space="0" w:color="auto"/>
        <w:right w:val="none" w:sz="0" w:space="0" w:color="auto"/>
      </w:divBdr>
    </w:div>
    <w:div w:id="19953779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header" Target="header1.xml"/><Relationship Id="rId38"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file:///C:\Users\myles\OneDrive\Desktop\Github.comusercontent.com" TargetMode="External"/><Relationship Id="rId32" Type="http://schemas.openxmlformats.org/officeDocument/2006/relationships/customXml" Target="ink/ink2.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customXml" Target="ink/ink1.xml"/><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07T19:54:07.428"/>
    </inkml:context>
    <inkml:brush xml:id="br0">
      <inkml:brushProperty name="width" value="0.035" units="cm"/>
      <inkml:brushProperty name="height" value="0.035" units="cm"/>
      <inkml:brushProperty name="color" value="#E71224"/>
    </inkml:brush>
  </inkml:definitions>
  <inkml:trace contextRef="#ctx0" brushRef="#br0">1 1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07T19:54:06.507"/>
    </inkml:context>
    <inkml:brush xml:id="br0">
      <inkml:brushProperty name="width" value="0.035" units="cm"/>
      <inkml:brushProperty name="height" value="0.035" units="cm"/>
      <inkml:brushProperty name="color" value="#E71224"/>
    </inkml:brush>
  </inkml:definitions>
  <inkml:trace contextRef="#ctx0" brushRef="#br0">1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7B513B-D3D9-42AF-AC0C-A0F2BDB4A6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1837</Words>
  <Characters>10474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Inga Parker</dc:creator>
  <cp:lastModifiedBy>Inga Parker</cp:lastModifiedBy>
  <cp:revision>2</cp:revision>
  <dcterms:created xsi:type="dcterms:W3CDTF">2025-02-12T23:13:00Z</dcterms:created>
  <dcterms:modified xsi:type="dcterms:W3CDTF">2025-02-12T23:13:00Z</dcterms:modified>
</cp:coreProperties>
</file>